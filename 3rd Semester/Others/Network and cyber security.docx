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202122"/>
          <w:sz w:val="40"/>
          <w:szCs w:val="40"/>
        </w:rPr>
      </w:pPr>
      <w:r w:rsidDel="00000000" w:rsidR="00000000" w:rsidRPr="00000000">
        <w:rPr>
          <w:color w:val="202122"/>
          <w:sz w:val="40"/>
          <w:szCs w:val="40"/>
          <w:rtl w:val="0"/>
        </w:rPr>
        <w:t xml:space="preserve">Key to reading the document:</w:t>
      </w:r>
    </w:p>
    <w:p w:rsidR="00000000" w:rsidDel="00000000" w:rsidP="00000000" w:rsidRDefault="00000000" w:rsidRPr="00000000" w14:paraId="00000002">
      <w:pPr>
        <w:rPr>
          <w:color w:val="202122"/>
          <w:sz w:val="40"/>
          <w:szCs w:val="40"/>
        </w:rPr>
      </w:pPr>
      <w:r w:rsidDel="00000000" w:rsidR="00000000" w:rsidRPr="00000000">
        <w:rPr>
          <w:b w:val="1"/>
          <w:color w:val="9900ff"/>
          <w:sz w:val="40"/>
          <w:szCs w:val="40"/>
          <w:u w:val="single"/>
          <w:rtl w:val="0"/>
        </w:rPr>
        <w:t xml:space="preserve">Week number: </w:t>
      </w:r>
      <w:r w:rsidDel="00000000" w:rsidR="00000000" w:rsidRPr="00000000">
        <w:rPr>
          <w:color w:val="202122"/>
          <w:sz w:val="40"/>
          <w:szCs w:val="40"/>
          <w:rtl w:val="0"/>
        </w:rPr>
        <w:t xml:space="preserve">purple, underlined and bold.</w:t>
      </w:r>
    </w:p>
    <w:p w:rsidR="00000000" w:rsidDel="00000000" w:rsidP="00000000" w:rsidRDefault="00000000" w:rsidRPr="00000000" w14:paraId="00000003">
      <w:pPr>
        <w:rPr>
          <w:color w:val="202122"/>
          <w:sz w:val="40"/>
          <w:szCs w:val="40"/>
        </w:rPr>
      </w:pPr>
      <w:r w:rsidDel="00000000" w:rsidR="00000000" w:rsidRPr="00000000">
        <w:rPr>
          <w:b w:val="1"/>
          <w:color w:val="0000ff"/>
          <w:sz w:val="40"/>
          <w:szCs w:val="40"/>
          <w:u w:val="single"/>
          <w:rtl w:val="0"/>
        </w:rPr>
        <w:t xml:space="preserve">Chapter name: </w:t>
      </w:r>
      <w:r w:rsidDel="00000000" w:rsidR="00000000" w:rsidRPr="00000000">
        <w:rPr>
          <w:color w:val="202122"/>
          <w:sz w:val="40"/>
          <w:szCs w:val="40"/>
          <w:rtl w:val="0"/>
        </w:rPr>
        <w:t xml:space="preserve">blue, underlined and bold.</w:t>
      </w:r>
    </w:p>
    <w:p w:rsidR="00000000" w:rsidDel="00000000" w:rsidP="00000000" w:rsidRDefault="00000000" w:rsidRPr="00000000" w14:paraId="00000004">
      <w:pPr>
        <w:rPr>
          <w:color w:val="202122"/>
          <w:sz w:val="40"/>
          <w:szCs w:val="40"/>
        </w:rPr>
      </w:pPr>
      <w:r w:rsidDel="00000000" w:rsidR="00000000" w:rsidRPr="00000000">
        <w:rPr>
          <w:color w:val="0000ff"/>
          <w:sz w:val="40"/>
          <w:szCs w:val="40"/>
          <w:u w:val="single"/>
          <w:rtl w:val="0"/>
        </w:rPr>
        <w:t xml:space="preserve">Sub topic:</w:t>
      </w:r>
      <w:r w:rsidDel="00000000" w:rsidR="00000000" w:rsidRPr="00000000">
        <w:rPr>
          <w:b w:val="1"/>
          <w:color w:val="0000ff"/>
          <w:sz w:val="40"/>
          <w:szCs w:val="40"/>
          <w:rtl w:val="0"/>
        </w:rPr>
        <w:t xml:space="preserve"> </w:t>
      </w:r>
      <w:r w:rsidDel="00000000" w:rsidR="00000000" w:rsidRPr="00000000">
        <w:rPr>
          <w:color w:val="202122"/>
          <w:sz w:val="40"/>
          <w:szCs w:val="40"/>
          <w:rtl w:val="0"/>
        </w:rPr>
        <w:t xml:space="preserve">blue, underlined.</w:t>
      </w:r>
    </w:p>
    <w:p w:rsidR="00000000" w:rsidDel="00000000" w:rsidP="00000000" w:rsidRDefault="00000000" w:rsidRPr="00000000" w14:paraId="00000005">
      <w:pPr>
        <w:rPr>
          <w:color w:val="202122"/>
          <w:sz w:val="40"/>
          <w:szCs w:val="40"/>
        </w:rPr>
      </w:pPr>
      <w:r w:rsidDel="00000000" w:rsidR="00000000" w:rsidRPr="00000000">
        <w:rPr>
          <w:b w:val="1"/>
          <w:color w:val="202124"/>
          <w:sz w:val="40"/>
          <w:szCs w:val="40"/>
          <w:u w:val="single"/>
          <w:rtl w:val="0"/>
        </w:rPr>
        <w:t xml:space="preserve">Sub - sub - topic</w:t>
      </w:r>
      <w:r w:rsidDel="00000000" w:rsidR="00000000" w:rsidRPr="00000000">
        <w:rPr>
          <w:color w:val="202122"/>
          <w:sz w:val="40"/>
          <w:szCs w:val="40"/>
          <w:rtl w:val="0"/>
        </w:rPr>
        <w:t xml:space="preserve">: black, bold, underlined</w:t>
      </w:r>
    </w:p>
    <w:p w:rsidR="00000000" w:rsidDel="00000000" w:rsidP="00000000" w:rsidRDefault="00000000" w:rsidRPr="00000000" w14:paraId="00000006">
      <w:pPr>
        <w:rPr>
          <w:color w:val="202122"/>
          <w:sz w:val="40"/>
          <w:szCs w:val="40"/>
        </w:rPr>
      </w:pPr>
      <w:r w:rsidDel="00000000" w:rsidR="00000000" w:rsidRPr="00000000">
        <w:rPr>
          <w:color w:val="202122"/>
          <w:sz w:val="40"/>
          <w:szCs w:val="40"/>
          <w:u w:val="single"/>
          <w:rtl w:val="0"/>
        </w:rPr>
        <w:t xml:space="preserve">Sub - sub- sub topic :</w:t>
      </w:r>
      <w:r w:rsidDel="00000000" w:rsidR="00000000" w:rsidRPr="00000000">
        <w:rPr>
          <w:color w:val="202122"/>
          <w:sz w:val="40"/>
          <w:szCs w:val="40"/>
          <w:rtl w:val="0"/>
        </w:rPr>
        <w:t xml:space="preserve">black underlined</w:t>
      </w:r>
    </w:p>
    <w:p w:rsidR="00000000" w:rsidDel="00000000" w:rsidP="00000000" w:rsidRDefault="00000000" w:rsidRPr="00000000" w14:paraId="00000007">
      <w:pPr>
        <w:rPr>
          <w:color w:val="202122"/>
          <w:sz w:val="40"/>
          <w:szCs w:val="40"/>
        </w:rPr>
      </w:pPr>
      <w:r w:rsidDel="00000000" w:rsidR="00000000" w:rsidRPr="00000000">
        <w:rPr>
          <w:color w:val="0000ff"/>
          <w:sz w:val="40"/>
          <w:szCs w:val="40"/>
          <w:rtl w:val="0"/>
        </w:rPr>
        <w:t xml:space="preserve">Important words </w:t>
      </w:r>
      <w:r w:rsidDel="00000000" w:rsidR="00000000" w:rsidRPr="00000000">
        <w:rPr>
          <w:color w:val="202122"/>
          <w:sz w:val="40"/>
          <w:szCs w:val="40"/>
          <w:rtl w:val="0"/>
        </w:rPr>
        <w:t xml:space="preserve">: coloured in blue</w:t>
      </w:r>
    </w:p>
    <w:p w:rsidR="00000000" w:rsidDel="00000000" w:rsidP="00000000" w:rsidRDefault="00000000" w:rsidRPr="00000000" w14:paraId="00000008">
      <w:pPr>
        <w:jc w:val="left"/>
        <w:rPr>
          <w:color w:val="202122"/>
          <w:sz w:val="40"/>
          <w:szCs w:val="40"/>
        </w:rPr>
      </w:pPr>
      <w:r w:rsidDel="00000000" w:rsidR="00000000" w:rsidRPr="00000000">
        <w:rPr>
          <w:color w:val="202122"/>
          <w:sz w:val="40"/>
          <w:szCs w:val="40"/>
          <w:rtl w:val="0"/>
        </w:rPr>
        <w:t xml:space="preserve">THE DOCUMENT DOES NOT REFLECT THE CHANGES, YET</w:t>
      </w:r>
      <w:r w:rsidDel="00000000" w:rsidR="00000000" w:rsidRPr="00000000">
        <w:rPr>
          <w:color w:val="202122"/>
          <w:sz w:val="40"/>
          <w:szCs w:val="40"/>
          <w:rtl w:val="0"/>
        </w:rPr>
        <w:t xml:space="preserve"> </w:t>
      </w:r>
      <w:r w:rsidDel="00000000" w:rsidR="00000000" w:rsidRPr="00000000">
        <w:rPr>
          <w:rtl w:val="0"/>
        </w:rPr>
      </w:r>
    </w:p>
    <w:p w:rsidR="00000000" w:rsidDel="00000000" w:rsidP="00000000" w:rsidRDefault="00000000" w:rsidRPr="00000000" w14:paraId="00000009">
      <w:pPr>
        <w:jc w:val="center"/>
        <w:rPr>
          <w:b w:val="1"/>
          <w:color w:val="9900ff"/>
          <w:sz w:val="40"/>
          <w:szCs w:val="40"/>
          <w:u w:val="single"/>
        </w:rPr>
      </w:pPr>
      <w:r w:rsidDel="00000000" w:rsidR="00000000" w:rsidRPr="00000000">
        <w:rPr>
          <w:b w:val="1"/>
          <w:color w:val="9900ff"/>
          <w:sz w:val="40"/>
          <w:szCs w:val="40"/>
          <w:u w:val="single"/>
          <w:rtl w:val="0"/>
        </w:rPr>
        <w:t xml:space="preserve">FOR ALL EDITORS, leave a comment so i can see any changes u have made.</w:t>
      </w:r>
    </w:p>
    <w:p w:rsidR="00000000" w:rsidDel="00000000" w:rsidP="00000000" w:rsidRDefault="00000000" w:rsidRPr="00000000" w14:paraId="0000000A">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0B">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0C">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0D">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0E">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0F">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0">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1">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2">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3">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4">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5">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6">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7">
      <w:pPr>
        <w:jc w:val="center"/>
        <w:rPr>
          <w:b w:val="1"/>
          <w:color w:val="9900ff"/>
          <w:sz w:val="40"/>
          <w:szCs w:val="40"/>
          <w:u w:val="single"/>
        </w:rPr>
      </w:pPr>
      <w:r w:rsidDel="00000000" w:rsidR="00000000" w:rsidRPr="00000000">
        <w:rPr>
          <w:rtl w:val="0"/>
        </w:rPr>
      </w:r>
    </w:p>
    <w:p w:rsidR="00000000" w:rsidDel="00000000" w:rsidP="00000000" w:rsidRDefault="00000000" w:rsidRPr="00000000" w14:paraId="00000018">
      <w:pPr>
        <w:jc w:val="left"/>
        <w:rPr>
          <w:b w:val="1"/>
          <w:color w:val="9900ff"/>
          <w:sz w:val="40"/>
          <w:szCs w:val="40"/>
          <w:u w:val="single"/>
        </w:rPr>
      </w:pPr>
      <w:r w:rsidDel="00000000" w:rsidR="00000000" w:rsidRPr="00000000">
        <w:rPr>
          <w:rtl w:val="0"/>
        </w:rPr>
      </w:r>
    </w:p>
    <w:p w:rsidR="00000000" w:rsidDel="00000000" w:rsidP="00000000" w:rsidRDefault="00000000" w:rsidRPr="00000000" w14:paraId="00000019">
      <w:pPr>
        <w:jc w:val="center"/>
        <w:rPr>
          <w:b w:val="1"/>
          <w:color w:val="9900ff"/>
          <w:sz w:val="40"/>
          <w:szCs w:val="40"/>
          <w:u w:val="single"/>
        </w:rPr>
      </w:pPr>
      <w:r w:rsidDel="00000000" w:rsidR="00000000" w:rsidRPr="00000000">
        <w:rPr>
          <w:b w:val="1"/>
          <w:color w:val="9900ff"/>
          <w:sz w:val="40"/>
          <w:szCs w:val="40"/>
          <w:u w:val="single"/>
          <w:rtl w:val="0"/>
        </w:rPr>
        <w:t xml:space="preserve">Week 1</w:t>
      </w:r>
    </w:p>
    <w:p w:rsidR="00000000" w:rsidDel="00000000" w:rsidP="00000000" w:rsidRDefault="00000000" w:rsidRPr="00000000" w14:paraId="0000001A">
      <w:pPr>
        <w:rPr>
          <w:b w:val="1"/>
          <w:sz w:val="40"/>
          <w:szCs w:val="40"/>
          <w:u w:val="single"/>
        </w:rPr>
      </w:pPr>
      <w:r w:rsidDel="00000000" w:rsidR="00000000" w:rsidRPr="00000000">
        <w:rPr>
          <w:b w:val="1"/>
          <w:sz w:val="40"/>
          <w:szCs w:val="40"/>
          <w:u w:val="single"/>
          <w:rtl w:val="0"/>
        </w:rPr>
        <w:t xml:space="preserve">Chapter 1: Introduction to Networks</w:t>
      </w:r>
    </w:p>
    <w:p w:rsidR="00000000" w:rsidDel="00000000" w:rsidP="00000000" w:rsidRDefault="00000000" w:rsidRPr="00000000" w14:paraId="0000001B">
      <w:pPr>
        <w:rPr>
          <w:color w:val="0000ff"/>
          <w:sz w:val="34"/>
          <w:szCs w:val="34"/>
        </w:rPr>
      </w:pPr>
      <w:r w:rsidDel="00000000" w:rsidR="00000000" w:rsidRPr="00000000">
        <w:rPr>
          <w:color w:val="0000ff"/>
          <w:sz w:val="34"/>
          <w:szCs w:val="34"/>
          <w:rtl w:val="0"/>
        </w:rPr>
        <w:t xml:space="preserve">What is the internet?</w:t>
      </w:r>
    </w:p>
    <w:p w:rsidR="00000000" w:rsidDel="00000000" w:rsidP="00000000" w:rsidRDefault="00000000" w:rsidRPr="00000000" w14:paraId="0000001C">
      <w:pPr>
        <w:numPr>
          <w:ilvl w:val="0"/>
          <w:numId w:val="54"/>
        </w:numPr>
        <w:ind w:left="720" w:hanging="360"/>
        <w:rPr>
          <w:sz w:val="30"/>
          <w:szCs w:val="30"/>
          <w:u w:val="none"/>
        </w:rPr>
      </w:pPr>
      <w:r w:rsidDel="00000000" w:rsidR="00000000" w:rsidRPr="00000000">
        <w:rPr>
          <w:sz w:val="30"/>
          <w:szCs w:val="30"/>
          <w:rtl w:val="0"/>
        </w:rPr>
        <w:t xml:space="preserve">It is a collection of billions of devices, networks, servers, hubs and many more devices that keep the internet running.</w:t>
      </w:r>
    </w:p>
    <w:p w:rsidR="00000000" w:rsidDel="00000000" w:rsidP="00000000" w:rsidRDefault="00000000" w:rsidRPr="00000000" w14:paraId="0000001D">
      <w:pPr>
        <w:numPr>
          <w:ilvl w:val="0"/>
          <w:numId w:val="54"/>
        </w:numPr>
        <w:ind w:left="720" w:hanging="360"/>
        <w:rPr>
          <w:sz w:val="30"/>
          <w:szCs w:val="30"/>
          <w:u w:val="none"/>
        </w:rPr>
      </w:pPr>
      <w:r w:rsidDel="00000000" w:rsidR="00000000" w:rsidRPr="00000000">
        <w:rPr>
          <w:sz w:val="30"/>
          <w:szCs w:val="30"/>
          <w:rtl w:val="0"/>
        </w:rPr>
        <w:t xml:space="preserve">The devices that are located on the edge of the internet are known as </w:t>
      </w:r>
      <w:r w:rsidDel="00000000" w:rsidR="00000000" w:rsidRPr="00000000">
        <w:rPr>
          <w:i w:val="1"/>
          <w:color w:val="0000ff"/>
          <w:sz w:val="30"/>
          <w:szCs w:val="30"/>
          <w:rtl w:val="0"/>
        </w:rPr>
        <w:t xml:space="preserve">hosts</w:t>
      </w:r>
      <w:r w:rsidDel="00000000" w:rsidR="00000000" w:rsidRPr="00000000">
        <w:rPr>
          <w:sz w:val="30"/>
          <w:szCs w:val="30"/>
          <w:rtl w:val="0"/>
        </w:rPr>
        <w:t xml:space="preserve"> or </w:t>
      </w:r>
      <w:r w:rsidDel="00000000" w:rsidR="00000000" w:rsidRPr="00000000">
        <w:rPr>
          <w:i w:val="1"/>
          <w:color w:val="0000ff"/>
          <w:sz w:val="30"/>
          <w:szCs w:val="30"/>
          <w:rtl w:val="0"/>
        </w:rPr>
        <w:t xml:space="preserve">end systems</w:t>
      </w:r>
      <w:r w:rsidDel="00000000" w:rsidR="00000000" w:rsidRPr="00000000">
        <w:rPr>
          <w:sz w:val="30"/>
          <w:szCs w:val="30"/>
          <w:rtl w:val="0"/>
        </w:rPr>
        <w:t xml:space="preserve">.</w:t>
      </w:r>
    </w:p>
    <w:p w:rsidR="00000000" w:rsidDel="00000000" w:rsidP="00000000" w:rsidRDefault="00000000" w:rsidRPr="00000000" w14:paraId="0000001E">
      <w:pPr>
        <w:numPr>
          <w:ilvl w:val="0"/>
          <w:numId w:val="54"/>
        </w:numPr>
        <w:ind w:left="720" w:hanging="360"/>
        <w:rPr>
          <w:sz w:val="30"/>
          <w:szCs w:val="30"/>
          <w:u w:val="none"/>
        </w:rPr>
      </w:pPr>
      <w:r w:rsidDel="00000000" w:rsidR="00000000" w:rsidRPr="00000000">
        <w:rPr>
          <w:sz w:val="30"/>
          <w:szCs w:val="30"/>
          <w:rtl w:val="0"/>
        </w:rPr>
        <w:t xml:space="preserve">The data that is sent over the internet is known as </w:t>
      </w:r>
      <w:r w:rsidDel="00000000" w:rsidR="00000000" w:rsidRPr="00000000">
        <w:rPr>
          <w:i w:val="1"/>
          <w:color w:val="0000ff"/>
          <w:sz w:val="30"/>
          <w:szCs w:val="30"/>
          <w:rtl w:val="0"/>
        </w:rPr>
        <w:t xml:space="preserve">packet switches.</w:t>
      </w:r>
    </w:p>
    <w:p w:rsidR="00000000" w:rsidDel="00000000" w:rsidP="00000000" w:rsidRDefault="00000000" w:rsidRPr="00000000" w14:paraId="0000001F">
      <w:pPr>
        <w:numPr>
          <w:ilvl w:val="0"/>
          <w:numId w:val="54"/>
        </w:numPr>
        <w:ind w:left="720" w:hanging="360"/>
        <w:rPr>
          <w:sz w:val="30"/>
          <w:szCs w:val="30"/>
        </w:rPr>
      </w:pPr>
      <w:r w:rsidDel="00000000" w:rsidR="00000000" w:rsidRPr="00000000">
        <w:rPr>
          <w:sz w:val="30"/>
          <w:szCs w:val="30"/>
          <w:rtl w:val="0"/>
        </w:rPr>
        <w:t xml:space="preserve">There are many different types of links joining the internet, such as </w:t>
      </w:r>
      <w:r w:rsidDel="00000000" w:rsidR="00000000" w:rsidRPr="00000000">
        <w:rPr>
          <w:i w:val="1"/>
          <w:color w:val="0000ff"/>
          <w:sz w:val="30"/>
          <w:szCs w:val="30"/>
          <w:rtl w:val="0"/>
        </w:rPr>
        <w:t xml:space="preserve">fibre optic cables</w:t>
      </w:r>
      <w:r w:rsidDel="00000000" w:rsidR="00000000" w:rsidRPr="00000000">
        <w:rPr>
          <w:sz w:val="30"/>
          <w:szCs w:val="30"/>
          <w:rtl w:val="0"/>
        </w:rPr>
        <w:t xml:space="preserve">, </w:t>
      </w:r>
      <w:r w:rsidDel="00000000" w:rsidR="00000000" w:rsidRPr="00000000">
        <w:rPr>
          <w:i w:val="1"/>
          <w:color w:val="0000ff"/>
          <w:sz w:val="30"/>
          <w:szCs w:val="30"/>
          <w:rtl w:val="0"/>
        </w:rPr>
        <w:t xml:space="preserve">copper cables </w:t>
      </w:r>
      <w:r w:rsidDel="00000000" w:rsidR="00000000" w:rsidRPr="00000000">
        <w:rPr>
          <w:sz w:val="30"/>
          <w:szCs w:val="30"/>
          <w:rtl w:val="0"/>
        </w:rPr>
        <w:t xml:space="preserve">, and </w:t>
      </w:r>
      <w:r w:rsidDel="00000000" w:rsidR="00000000" w:rsidRPr="00000000">
        <w:rPr>
          <w:i w:val="1"/>
          <w:color w:val="0000ff"/>
          <w:sz w:val="30"/>
          <w:szCs w:val="30"/>
          <w:rtl w:val="0"/>
        </w:rPr>
        <w:t xml:space="preserve">satellites</w:t>
      </w:r>
      <w:r w:rsidDel="00000000" w:rsidR="00000000" w:rsidRPr="00000000">
        <w:rPr>
          <w:sz w:val="30"/>
          <w:szCs w:val="30"/>
          <w:rtl w:val="0"/>
        </w:rPr>
        <w:t xml:space="preserve">.</w:t>
      </w:r>
    </w:p>
    <w:p w:rsidR="00000000" w:rsidDel="00000000" w:rsidP="00000000" w:rsidRDefault="00000000" w:rsidRPr="00000000" w14:paraId="00000020">
      <w:pPr>
        <w:numPr>
          <w:ilvl w:val="0"/>
          <w:numId w:val="54"/>
        </w:numPr>
        <w:ind w:left="720" w:hanging="360"/>
        <w:rPr>
          <w:sz w:val="30"/>
          <w:szCs w:val="30"/>
          <w:u w:val="none"/>
        </w:rPr>
      </w:pPr>
      <w:r w:rsidDel="00000000" w:rsidR="00000000" w:rsidRPr="00000000">
        <w:rPr>
          <w:sz w:val="30"/>
          <w:szCs w:val="30"/>
          <w:rtl w:val="0"/>
        </w:rPr>
        <w:t xml:space="preserve">It can be described as a network of networks.</w:t>
      </w:r>
    </w:p>
    <w:p w:rsidR="00000000" w:rsidDel="00000000" w:rsidP="00000000" w:rsidRDefault="00000000" w:rsidRPr="00000000" w14:paraId="00000021">
      <w:pPr>
        <w:numPr>
          <w:ilvl w:val="0"/>
          <w:numId w:val="54"/>
        </w:numPr>
        <w:ind w:left="720" w:hanging="360"/>
        <w:rPr>
          <w:sz w:val="30"/>
          <w:szCs w:val="30"/>
          <w:u w:val="none"/>
        </w:rPr>
      </w:pPr>
      <w:r w:rsidDel="00000000" w:rsidR="00000000" w:rsidRPr="00000000">
        <w:rPr>
          <w:sz w:val="30"/>
          <w:szCs w:val="30"/>
          <w:rtl w:val="0"/>
        </w:rPr>
        <w:t xml:space="preserve">Whenever devices communicate with each other over the internet they use a set of rules called </w:t>
      </w:r>
      <w:r w:rsidDel="00000000" w:rsidR="00000000" w:rsidRPr="00000000">
        <w:rPr>
          <w:i w:val="1"/>
          <w:color w:val="0000ff"/>
          <w:sz w:val="30"/>
          <w:szCs w:val="30"/>
          <w:rtl w:val="0"/>
        </w:rPr>
        <w:t xml:space="preserve">protocols</w:t>
      </w:r>
      <w:r w:rsidDel="00000000" w:rsidR="00000000" w:rsidRPr="00000000">
        <w:rPr>
          <w:sz w:val="30"/>
          <w:szCs w:val="30"/>
          <w:rtl w:val="0"/>
        </w:rPr>
        <w:t xml:space="preserve">.eg http, smtp, ftp and many more.</w:t>
      </w:r>
    </w:p>
    <w:p w:rsidR="00000000" w:rsidDel="00000000" w:rsidP="00000000" w:rsidRDefault="00000000" w:rsidRPr="00000000" w14:paraId="00000022">
      <w:pPr>
        <w:numPr>
          <w:ilvl w:val="0"/>
          <w:numId w:val="54"/>
        </w:numPr>
        <w:ind w:left="720" w:hanging="360"/>
        <w:rPr>
          <w:sz w:val="30"/>
          <w:szCs w:val="30"/>
        </w:rPr>
      </w:pPr>
      <w:r w:rsidDel="00000000" w:rsidR="00000000" w:rsidRPr="00000000">
        <w:rPr>
          <w:sz w:val="30"/>
          <w:szCs w:val="30"/>
          <w:rtl w:val="0"/>
        </w:rPr>
        <w:t xml:space="preserve">The </w:t>
      </w:r>
      <w:r w:rsidDel="00000000" w:rsidR="00000000" w:rsidRPr="00000000">
        <w:rPr>
          <w:i w:val="1"/>
          <w:color w:val="0000ff"/>
          <w:sz w:val="30"/>
          <w:szCs w:val="30"/>
          <w:rtl w:val="0"/>
        </w:rPr>
        <w:t xml:space="preserve">IEFT(internet engineering task force) </w:t>
      </w:r>
      <w:r w:rsidDel="00000000" w:rsidR="00000000" w:rsidRPr="00000000">
        <w:rPr>
          <w:sz w:val="30"/>
          <w:szCs w:val="30"/>
          <w:rtl w:val="0"/>
        </w:rPr>
        <w:t xml:space="preserve">sets the standards for</w:t>
      </w:r>
      <w:r w:rsidDel="00000000" w:rsidR="00000000" w:rsidRPr="00000000">
        <w:rPr>
          <w:color w:val="202122"/>
          <w:sz w:val="30"/>
          <w:szCs w:val="30"/>
          <w:highlight w:val="white"/>
          <w:rtl w:val="0"/>
        </w:rPr>
        <w:t xml:space="preserve"> </w:t>
      </w:r>
      <w:r w:rsidDel="00000000" w:rsidR="00000000" w:rsidRPr="00000000">
        <w:rPr>
          <w:color w:val="202122"/>
          <w:sz w:val="30"/>
          <w:szCs w:val="30"/>
          <w:rtl w:val="0"/>
        </w:rPr>
        <w:t xml:space="preserve">Internet </w:t>
      </w:r>
      <w:hyperlink r:id="rId6">
        <w:r w:rsidDel="00000000" w:rsidR="00000000" w:rsidRPr="00000000">
          <w:rPr>
            <w:color w:val="202122"/>
            <w:sz w:val="30"/>
            <w:szCs w:val="30"/>
            <w:rtl w:val="0"/>
          </w:rPr>
          <w:t xml:space="preserve">specifications</w:t>
        </w:r>
      </w:hyperlink>
      <w:r w:rsidDel="00000000" w:rsidR="00000000" w:rsidRPr="00000000">
        <w:rPr>
          <w:color w:val="202122"/>
          <w:sz w:val="30"/>
          <w:szCs w:val="30"/>
          <w:rtl w:val="0"/>
        </w:rPr>
        <w:t xml:space="preserve">, </w:t>
      </w:r>
      <w:hyperlink r:id="rId7">
        <w:r w:rsidDel="00000000" w:rsidR="00000000" w:rsidRPr="00000000">
          <w:rPr>
            <w:color w:val="202122"/>
            <w:sz w:val="30"/>
            <w:szCs w:val="30"/>
            <w:rtl w:val="0"/>
          </w:rPr>
          <w:t xml:space="preserve">communications protocols</w:t>
        </w:r>
      </w:hyperlink>
      <w:r w:rsidDel="00000000" w:rsidR="00000000" w:rsidRPr="00000000">
        <w:rPr>
          <w:color w:val="202122"/>
          <w:sz w:val="30"/>
          <w:szCs w:val="30"/>
          <w:rtl w:val="0"/>
        </w:rPr>
        <w:t xml:space="preserve">, procedures, and events, this document is called the </w:t>
      </w:r>
      <w:r w:rsidDel="00000000" w:rsidR="00000000" w:rsidRPr="00000000">
        <w:rPr>
          <w:i w:val="1"/>
          <w:color w:val="0000ff"/>
          <w:sz w:val="30"/>
          <w:szCs w:val="30"/>
          <w:rtl w:val="0"/>
        </w:rPr>
        <w:t xml:space="preserve">RFC(Request for comments</w:t>
      </w:r>
      <w:r w:rsidDel="00000000" w:rsidR="00000000" w:rsidRPr="00000000">
        <w:rPr>
          <w:color w:val="202122"/>
          <w:sz w:val="30"/>
          <w:szCs w:val="30"/>
          <w:rtl w:val="0"/>
        </w:rPr>
        <w:t xml:space="preserve">).</w:t>
      </w:r>
    </w:p>
    <w:p w:rsidR="00000000" w:rsidDel="00000000" w:rsidP="00000000" w:rsidRDefault="00000000" w:rsidRPr="00000000" w14:paraId="00000023">
      <w:pPr>
        <w:ind w:left="0" w:firstLine="0"/>
        <w:rPr>
          <w:color w:val="0000ff"/>
          <w:sz w:val="34"/>
          <w:szCs w:val="34"/>
        </w:rPr>
      </w:pPr>
      <w:r w:rsidDel="00000000" w:rsidR="00000000" w:rsidRPr="00000000">
        <w:rPr>
          <w:color w:val="0000ff"/>
          <w:sz w:val="34"/>
          <w:szCs w:val="34"/>
          <w:rtl w:val="0"/>
        </w:rPr>
        <w:t xml:space="preserve">What are protocols?</w:t>
      </w:r>
    </w:p>
    <w:p w:rsidR="00000000" w:rsidDel="00000000" w:rsidP="00000000" w:rsidRDefault="00000000" w:rsidRPr="00000000" w14:paraId="00000024">
      <w:pPr>
        <w:numPr>
          <w:ilvl w:val="0"/>
          <w:numId w:val="133"/>
        </w:numPr>
        <w:ind w:left="720" w:hanging="360"/>
        <w:rPr>
          <w:color w:val="202122"/>
          <w:sz w:val="34"/>
          <w:szCs w:val="34"/>
        </w:rPr>
      </w:pPr>
      <w:r w:rsidDel="00000000" w:rsidR="00000000" w:rsidRPr="00000000">
        <w:rPr>
          <w:color w:val="202122"/>
          <w:sz w:val="34"/>
          <w:szCs w:val="34"/>
          <w:rtl w:val="0"/>
        </w:rPr>
        <w:t xml:space="preserve">When we meet a new person or enter a new organisation, we as humans follow some rules and etiquettes.</w:t>
      </w:r>
    </w:p>
    <w:p w:rsidR="00000000" w:rsidDel="00000000" w:rsidP="00000000" w:rsidRDefault="00000000" w:rsidRPr="00000000" w14:paraId="00000025">
      <w:pPr>
        <w:numPr>
          <w:ilvl w:val="0"/>
          <w:numId w:val="133"/>
        </w:numPr>
        <w:ind w:left="720" w:hanging="360"/>
        <w:rPr>
          <w:color w:val="202122"/>
          <w:sz w:val="34"/>
          <w:szCs w:val="34"/>
          <w:u w:val="none"/>
        </w:rPr>
      </w:pPr>
      <w:r w:rsidDel="00000000" w:rsidR="00000000" w:rsidRPr="00000000">
        <w:rPr>
          <w:color w:val="202122"/>
          <w:sz w:val="34"/>
          <w:szCs w:val="34"/>
          <w:rtl w:val="0"/>
        </w:rPr>
        <w:t xml:space="preserve">We talk to our elders in a formal way and an informal way with our friends that are of our age group.</w:t>
      </w:r>
    </w:p>
    <w:p w:rsidR="00000000" w:rsidDel="00000000" w:rsidP="00000000" w:rsidRDefault="00000000" w:rsidRPr="00000000" w14:paraId="00000026">
      <w:pPr>
        <w:numPr>
          <w:ilvl w:val="0"/>
          <w:numId w:val="133"/>
        </w:numPr>
        <w:ind w:left="720" w:hanging="360"/>
        <w:rPr>
          <w:color w:val="202122"/>
          <w:sz w:val="34"/>
          <w:szCs w:val="34"/>
          <w:u w:val="none"/>
        </w:rPr>
      </w:pPr>
      <w:r w:rsidDel="00000000" w:rsidR="00000000" w:rsidRPr="00000000">
        <w:rPr>
          <w:color w:val="202122"/>
          <w:sz w:val="34"/>
          <w:szCs w:val="34"/>
          <w:rtl w:val="0"/>
        </w:rPr>
        <w:t xml:space="preserve">All these manners are heavily affected by the geo-political and socio-economic factors of that person, but generally all cultures have some sort of framework to follow when it comes to manners, respect, and etiquette.</w:t>
      </w:r>
    </w:p>
    <w:p w:rsidR="00000000" w:rsidDel="00000000" w:rsidP="00000000" w:rsidRDefault="00000000" w:rsidRPr="00000000" w14:paraId="00000027">
      <w:pPr>
        <w:numPr>
          <w:ilvl w:val="0"/>
          <w:numId w:val="133"/>
        </w:numPr>
        <w:ind w:left="720" w:hanging="360"/>
        <w:rPr>
          <w:color w:val="202122"/>
          <w:sz w:val="34"/>
          <w:szCs w:val="34"/>
          <w:u w:val="none"/>
        </w:rPr>
      </w:pPr>
      <w:r w:rsidDel="00000000" w:rsidR="00000000" w:rsidRPr="00000000">
        <w:rPr>
          <w:color w:val="202122"/>
          <w:sz w:val="34"/>
          <w:szCs w:val="34"/>
          <w:rtl w:val="0"/>
        </w:rPr>
        <w:t xml:space="preserve">Similarly when the devices communicate they with the help of protocols.</w:t>
      </w:r>
    </w:p>
    <w:p w:rsidR="00000000" w:rsidDel="00000000" w:rsidP="00000000" w:rsidRDefault="00000000" w:rsidRPr="00000000" w14:paraId="00000028">
      <w:pPr>
        <w:numPr>
          <w:ilvl w:val="0"/>
          <w:numId w:val="133"/>
        </w:numPr>
        <w:ind w:left="720" w:hanging="360"/>
        <w:rPr>
          <w:color w:val="202122"/>
          <w:sz w:val="34"/>
          <w:szCs w:val="34"/>
          <w:u w:val="none"/>
        </w:rPr>
      </w:pPr>
      <w:r w:rsidDel="00000000" w:rsidR="00000000" w:rsidRPr="00000000">
        <w:rPr>
          <w:color w:val="202122"/>
          <w:sz w:val="34"/>
          <w:szCs w:val="34"/>
          <w:rtl w:val="0"/>
        </w:rPr>
        <w:t xml:space="preserve">These define the format, order, network entities, and actions taken on message transmission.</w:t>
      </w:r>
    </w:p>
    <w:p w:rsidR="00000000" w:rsidDel="00000000" w:rsidP="00000000" w:rsidRDefault="00000000" w:rsidRPr="00000000" w14:paraId="00000029">
      <w:pPr>
        <w:jc w:val="left"/>
        <w:rPr>
          <w:b w:val="1"/>
          <w:color w:val="9900ff"/>
          <w:sz w:val="40"/>
          <w:szCs w:val="40"/>
          <w:u w:val="single"/>
        </w:rPr>
      </w:pPr>
      <w:r w:rsidDel="00000000" w:rsidR="00000000" w:rsidRPr="00000000">
        <w:rPr>
          <w:rtl w:val="0"/>
        </w:rPr>
      </w:r>
    </w:p>
    <w:p w:rsidR="00000000" w:rsidDel="00000000" w:rsidP="00000000" w:rsidRDefault="00000000" w:rsidRPr="00000000" w14:paraId="0000002A">
      <w:pPr>
        <w:jc w:val="center"/>
        <w:rPr>
          <w:b w:val="1"/>
          <w:color w:val="9900ff"/>
          <w:sz w:val="40"/>
          <w:szCs w:val="40"/>
          <w:u w:val="single"/>
        </w:rPr>
      </w:pPr>
      <w:r w:rsidDel="00000000" w:rsidR="00000000" w:rsidRPr="00000000">
        <w:rPr>
          <w:b w:val="1"/>
          <w:color w:val="9900ff"/>
          <w:sz w:val="40"/>
          <w:szCs w:val="40"/>
          <w:u w:val="single"/>
          <w:rtl w:val="0"/>
        </w:rPr>
        <w:t xml:space="preserve">Week 2</w:t>
      </w:r>
    </w:p>
    <w:p w:rsidR="00000000" w:rsidDel="00000000" w:rsidP="00000000" w:rsidRDefault="00000000" w:rsidRPr="00000000" w14:paraId="0000002B">
      <w:pPr>
        <w:rPr>
          <w:color w:val="0000ff"/>
          <w:sz w:val="34"/>
          <w:szCs w:val="34"/>
        </w:rPr>
      </w:pPr>
      <w:r w:rsidDel="00000000" w:rsidR="00000000" w:rsidRPr="00000000">
        <w:rPr>
          <w:color w:val="0000ff"/>
          <w:sz w:val="34"/>
          <w:szCs w:val="34"/>
          <w:rtl w:val="0"/>
        </w:rPr>
        <w:t xml:space="preserve">The structure of the internet</w:t>
      </w:r>
    </w:p>
    <w:p w:rsidR="00000000" w:rsidDel="00000000" w:rsidP="00000000" w:rsidRDefault="00000000" w:rsidRPr="00000000" w14:paraId="0000002C">
      <w:pPr>
        <w:numPr>
          <w:ilvl w:val="0"/>
          <w:numId w:val="110"/>
        </w:numPr>
        <w:ind w:left="720" w:hanging="360"/>
        <w:rPr>
          <w:sz w:val="34"/>
          <w:szCs w:val="34"/>
        </w:rPr>
      </w:pPr>
      <w:r w:rsidDel="00000000" w:rsidR="00000000" w:rsidRPr="00000000">
        <w:rPr>
          <w:sz w:val="34"/>
          <w:szCs w:val="34"/>
          <w:rtl w:val="0"/>
        </w:rPr>
        <w:t xml:space="preserve">The Networks edge often refers to the host, clients and servers located at the edge of the internet</w:t>
      </w:r>
    </w:p>
    <w:p w:rsidR="00000000" w:rsidDel="00000000" w:rsidP="00000000" w:rsidRDefault="00000000" w:rsidRPr="00000000" w14:paraId="0000002D">
      <w:pPr>
        <w:numPr>
          <w:ilvl w:val="0"/>
          <w:numId w:val="110"/>
        </w:numPr>
        <w:ind w:left="720" w:hanging="360"/>
        <w:rPr>
          <w:sz w:val="34"/>
          <w:szCs w:val="34"/>
          <w:u w:val="none"/>
        </w:rPr>
      </w:pPr>
      <w:r w:rsidDel="00000000" w:rsidR="00000000" w:rsidRPr="00000000">
        <w:rPr>
          <w:sz w:val="34"/>
          <w:szCs w:val="34"/>
          <w:rtl w:val="0"/>
        </w:rPr>
        <w:t xml:space="preserve">The edge is connected via access networks consisting of wired and wireless connections.</w:t>
      </w:r>
    </w:p>
    <w:p w:rsidR="00000000" w:rsidDel="00000000" w:rsidP="00000000" w:rsidRDefault="00000000" w:rsidRPr="00000000" w14:paraId="0000002E">
      <w:pPr>
        <w:numPr>
          <w:ilvl w:val="0"/>
          <w:numId w:val="110"/>
        </w:numPr>
        <w:ind w:left="720" w:hanging="360"/>
        <w:rPr>
          <w:sz w:val="34"/>
          <w:szCs w:val="34"/>
          <w:u w:val="none"/>
        </w:rPr>
      </w:pPr>
      <w:r w:rsidDel="00000000" w:rsidR="00000000" w:rsidRPr="00000000">
        <w:rPr>
          <w:sz w:val="34"/>
          <w:szCs w:val="34"/>
          <w:rtl w:val="0"/>
        </w:rPr>
        <w:t xml:space="preserve">The access networks are interconnected with each other and core networks, which are the backbone of the internet. </w:t>
      </w:r>
    </w:p>
    <w:p w:rsidR="00000000" w:rsidDel="00000000" w:rsidP="00000000" w:rsidRDefault="00000000" w:rsidRPr="00000000" w14:paraId="0000002F">
      <w:pPr>
        <w:numPr>
          <w:ilvl w:val="0"/>
          <w:numId w:val="110"/>
        </w:numPr>
        <w:ind w:left="720" w:hanging="360"/>
        <w:rPr>
          <w:sz w:val="34"/>
          <w:szCs w:val="34"/>
          <w:u w:val="none"/>
        </w:rPr>
      </w:pPr>
      <w:r w:rsidDel="00000000" w:rsidR="00000000" w:rsidRPr="00000000">
        <w:rPr>
          <w:sz w:val="34"/>
          <w:szCs w:val="34"/>
          <w:rtl w:val="0"/>
        </w:rPr>
        <w:t xml:space="preserve">Core networks allow for international communication via global ISPs.</w:t>
      </w:r>
    </w:p>
    <w:p w:rsidR="00000000" w:rsidDel="00000000" w:rsidP="00000000" w:rsidRDefault="00000000" w:rsidRPr="00000000" w14:paraId="00000030">
      <w:pPr>
        <w:rPr>
          <w:color w:val="0000ff"/>
          <w:sz w:val="34"/>
          <w:szCs w:val="34"/>
        </w:rPr>
      </w:pPr>
      <w:r w:rsidDel="00000000" w:rsidR="00000000" w:rsidRPr="00000000">
        <w:rPr>
          <w:color w:val="0000ff"/>
          <w:sz w:val="34"/>
          <w:szCs w:val="34"/>
          <w:rtl w:val="0"/>
        </w:rPr>
        <w:t xml:space="preserve">Sending and Receiving Data:</w:t>
      </w:r>
    </w:p>
    <w:p w:rsidR="00000000" w:rsidDel="00000000" w:rsidP="00000000" w:rsidRDefault="00000000" w:rsidRPr="00000000" w14:paraId="00000031">
      <w:pPr>
        <w:numPr>
          <w:ilvl w:val="0"/>
          <w:numId w:val="23"/>
        </w:numPr>
        <w:ind w:left="720" w:hanging="360"/>
        <w:rPr>
          <w:sz w:val="34"/>
          <w:szCs w:val="34"/>
        </w:rPr>
      </w:pPr>
      <w:r w:rsidDel="00000000" w:rsidR="00000000" w:rsidRPr="00000000">
        <w:rPr>
          <w:sz w:val="34"/>
          <w:szCs w:val="34"/>
          <w:rtl w:val="0"/>
        </w:rPr>
        <w:t xml:space="preserve">When a host wants to send data over the network/ internet. Protocols breakdown the data into smaller chunks called packets.</w:t>
      </w:r>
    </w:p>
    <w:p w:rsidR="00000000" w:rsidDel="00000000" w:rsidP="00000000" w:rsidRDefault="00000000" w:rsidRPr="00000000" w14:paraId="00000032">
      <w:pPr>
        <w:numPr>
          <w:ilvl w:val="0"/>
          <w:numId w:val="23"/>
        </w:numPr>
        <w:ind w:left="720" w:hanging="360"/>
        <w:rPr>
          <w:sz w:val="34"/>
          <w:szCs w:val="34"/>
          <w:u w:val="none"/>
        </w:rPr>
      </w:pPr>
      <w:r w:rsidDel="00000000" w:rsidR="00000000" w:rsidRPr="00000000">
        <w:rPr>
          <w:sz w:val="34"/>
          <w:szCs w:val="34"/>
          <w:rtl w:val="0"/>
        </w:rPr>
        <w:t xml:space="preserve">These packets are then sent over the internet.</w:t>
      </w:r>
    </w:p>
    <w:p w:rsidR="00000000" w:rsidDel="00000000" w:rsidP="00000000" w:rsidRDefault="00000000" w:rsidRPr="00000000" w14:paraId="00000033">
      <w:pPr>
        <w:numPr>
          <w:ilvl w:val="0"/>
          <w:numId w:val="23"/>
        </w:numPr>
        <w:ind w:left="720" w:hanging="360"/>
        <w:rPr>
          <w:sz w:val="34"/>
          <w:szCs w:val="34"/>
          <w:u w:val="none"/>
        </w:rPr>
      </w:pPr>
      <w:r w:rsidDel="00000000" w:rsidR="00000000" w:rsidRPr="00000000">
        <w:rPr>
          <w:sz w:val="34"/>
          <w:szCs w:val="34"/>
          <w:rtl w:val="0"/>
        </w:rPr>
        <w:t xml:space="preserve">If we have a chunk of data that is L mbs and a transmission link with a transmission speed of R mbps then the formula for the rate of transmission or bandwidth is : </w:t>
      </w:r>
      <m:oMath>
        <m:f>
          <m:fPr>
            <m:ctrlPr>
              <w:rPr>
                <w:sz w:val="34"/>
                <w:szCs w:val="34"/>
              </w:rPr>
            </m:ctrlPr>
          </m:fPr>
          <m:num>
            <m:r>
              <w:rPr>
                <w:sz w:val="34"/>
                <w:szCs w:val="34"/>
              </w:rPr>
              <m:t xml:space="preserve">L</m:t>
            </m:r>
          </m:num>
          <m:den>
            <m:r>
              <w:rPr>
                <w:sz w:val="34"/>
                <w:szCs w:val="34"/>
              </w:rPr>
              <m:t xml:space="preserve">R</m:t>
            </m:r>
          </m:den>
        </m:f>
      </m:oMath>
      <w:r w:rsidDel="00000000" w:rsidR="00000000" w:rsidRPr="00000000">
        <w:rPr>
          <w:rtl w:val="0"/>
        </w:rPr>
      </w:r>
    </w:p>
    <w:p w:rsidR="00000000" w:rsidDel="00000000" w:rsidP="00000000" w:rsidRDefault="00000000" w:rsidRPr="00000000" w14:paraId="00000034">
      <w:pPr>
        <w:rPr>
          <w:color w:val="0000ff"/>
          <w:sz w:val="34"/>
          <w:szCs w:val="34"/>
        </w:rPr>
      </w:pPr>
      <w:r w:rsidDel="00000000" w:rsidR="00000000" w:rsidRPr="00000000">
        <w:rPr>
          <w:color w:val="0000ff"/>
          <w:sz w:val="34"/>
          <w:szCs w:val="34"/>
          <w:rtl w:val="0"/>
        </w:rPr>
        <w:t xml:space="preserve">Links: Physical Media</w:t>
      </w:r>
    </w:p>
    <w:p w:rsidR="00000000" w:rsidDel="00000000" w:rsidP="00000000" w:rsidRDefault="00000000" w:rsidRPr="00000000" w14:paraId="00000035">
      <w:pPr>
        <w:numPr>
          <w:ilvl w:val="0"/>
          <w:numId w:val="61"/>
        </w:numPr>
        <w:ind w:left="720" w:hanging="360"/>
        <w:rPr>
          <w:color w:val="202122"/>
          <w:sz w:val="30"/>
          <w:szCs w:val="30"/>
        </w:rPr>
      </w:pPr>
      <w:r w:rsidDel="00000000" w:rsidR="00000000" w:rsidRPr="00000000">
        <w:rPr>
          <w:color w:val="202122"/>
          <w:sz w:val="30"/>
          <w:szCs w:val="30"/>
          <w:rtl w:val="0"/>
        </w:rPr>
        <w:t xml:space="preserve">The chunks of data that propagate between a transmitter and receiver are called a</w:t>
      </w:r>
      <w:r w:rsidDel="00000000" w:rsidR="00000000" w:rsidRPr="00000000">
        <w:rPr>
          <w:color w:val="202122"/>
          <w:sz w:val="30"/>
          <w:szCs w:val="30"/>
          <w:highlight w:val="cyan"/>
          <w:rtl w:val="0"/>
        </w:rPr>
        <w:t xml:space="preserve"> bit.</w:t>
      </w:r>
    </w:p>
    <w:p w:rsidR="00000000" w:rsidDel="00000000" w:rsidP="00000000" w:rsidRDefault="00000000" w:rsidRPr="00000000" w14:paraId="00000036">
      <w:pPr>
        <w:numPr>
          <w:ilvl w:val="0"/>
          <w:numId w:val="61"/>
        </w:numPr>
        <w:ind w:left="720" w:hanging="360"/>
        <w:rPr>
          <w:color w:val="202122"/>
          <w:sz w:val="30"/>
          <w:szCs w:val="30"/>
          <w:u w:val="none"/>
        </w:rPr>
      </w:pPr>
      <w:r w:rsidDel="00000000" w:rsidR="00000000" w:rsidRPr="00000000">
        <w:rPr>
          <w:color w:val="202122"/>
          <w:sz w:val="30"/>
          <w:szCs w:val="30"/>
          <w:rtl w:val="0"/>
        </w:rPr>
        <w:t xml:space="preserve">When there is a physical connection between 2 devices it is called a </w:t>
      </w:r>
      <w:r w:rsidDel="00000000" w:rsidR="00000000" w:rsidRPr="00000000">
        <w:rPr>
          <w:sz w:val="30"/>
          <w:szCs w:val="30"/>
          <w:highlight w:val="cyan"/>
          <w:rtl w:val="0"/>
        </w:rPr>
        <w:t xml:space="preserve">physical link</w:t>
      </w:r>
      <w:r w:rsidDel="00000000" w:rsidR="00000000" w:rsidRPr="00000000">
        <w:rPr>
          <w:color w:val="202122"/>
          <w:sz w:val="30"/>
          <w:szCs w:val="30"/>
          <w:highlight w:val="cyan"/>
          <w:rtl w:val="0"/>
        </w:rPr>
        <w:t xml:space="preserve">,</w:t>
      </w:r>
      <w:r w:rsidDel="00000000" w:rsidR="00000000" w:rsidRPr="00000000">
        <w:rPr>
          <w:color w:val="202122"/>
          <w:sz w:val="30"/>
          <w:szCs w:val="30"/>
          <w:rtl w:val="0"/>
        </w:rPr>
        <w:t xml:space="preserve"> this is also called</w:t>
      </w:r>
      <w:r w:rsidDel="00000000" w:rsidR="00000000" w:rsidRPr="00000000">
        <w:rPr>
          <w:color w:val="202122"/>
          <w:sz w:val="30"/>
          <w:szCs w:val="30"/>
          <w:highlight w:val="cyan"/>
          <w:rtl w:val="0"/>
        </w:rPr>
        <w:t xml:space="preserve"> guided media</w:t>
      </w:r>
    </w:p>
    <w:p w:rsidR="00000000" w:rsidDel="00000000" w:rsidP="00000000" w:rsidRDefault="00000000" w:rsidRPr="00000000" w14:paraId="00000037">
      <w:pPr>
        <w:numPr>
          <w:ilvl w:val="0"/>
          <w:numId w:val="61"/>
        </w:numPr>
        <w:ind w:left="720" w:hanging="360"/>
        <w:rPr>
          <w:color w:val="202122"/>
          <w:sz w:val="32"/>
          <w:szCs w:val="32"/>
        </w:rPr>
      </w:pPr>
      <w:r w:rsidDel="00000000" w:rsidR="00000000" w:rsidRPr="00000000">
        <w:rPr>
          <w:color w:val="202122"/>
          <w:sz w:val="32"/>
          <w:szCs w:val="32"/>
          <w:u w:val="single"/>
          <w:rtl w:val="0"/>
        </w:rPr>
        <w:t xml:space="preserve">Twisted Pair (TP):</w:t>
      </w:r>
    </w:p>
    <w:p w:rsidR="00000000" w:rsidDel="00000000" w:rsidP="00000000" w:rsidRDefault="00000000" w:rsidRPr="00000000" w14:paraId="00000038">
      <w:pPr>
        <w:numPr>
          <w:ilvl w:val="1"/>
          <w:numId w:val="61"/>
        </w:numPr>
        <w:ind w:left="1440" w:hanging="360"/>
        <w:rPr>
          <w:color w:val="202122"/>
          <w:sz w:val="32"/>
          <w:szCs w:val="32"/>
        </w:rPr>
      </w:pPr>
      <w:r w:rsidDel="00000000" w:rsidR="00000000" w:rsidRPr="00000000">
        <w:rPr>
          <w:color w:val="202122"/>
          <w:sz w:val="32"/>
          <w:szCs w:val="32"/>
          <w:rtl w:val="0"/>
        </w:rPr>
        <w:t xml:space="preserve">These are a number of copper cables twisted together and are insulated with the help of compounds.</w:t>
      </w:r>
    </w:p>
    <w:p w:rsidR="00000000" w:rsidDel="00000000" w:rsidP="00000000" w:rsidRDefault="00000000" w:rsidRPr="00000000" w14:paraId="00000039">
      <w:pPr>
        <w:numPr>
          <w:ilvl w:val="1"/>
          <w:numId w:val="61"/>
        </w:numPr>
        <w:ind w:left="1440" w:hanging="360"/>
        <w:rPr>
          <w:color w:val="202122"/>
          <w:sz w:val="32"/>
          <w:szCs w:val="32"/>
          <w:u w:val="none"/>
        </w:rPr>
      </w:pPr>
      <w:r w:rsidDel="00000000" w:rsidR="00000000" w:rsidRPr="00000000">
        <w:rPr>
          <w:color w:val="202122"/>
          <w:sz w:val="32"/>
          <w:szCs w:val="32"/>
          <w:rtl w:val="0"/>
        </w:rPr>
        <w:t xml:space="preserve">The twisting helps to prevent the interference from electo-magnetic radiation and resists external interference from disrupting the data.</w:t>
      </w:r>
    </w:p>
    <w:p w:rsidR="00000000" w:rsidDel="00000000" w:rsidP="00000000" w:rsidRDefault="00000000" w:rsidRPr="00000000" w14:paraId="0000003A">
      <w:pPr>
        <w:numPr>
          <w:ilvl w:val="1"/>
          <w:numId w:val="61"/>
        </w:numPr>
        <w:ind w:left="1440" w:hanging="360"/>
        <w:rPr>
          <w:color w:val="202122"/>
          <w:sz w:val="32"/>
          <w:szCs w:val="32"/>
          <w:u w:val="none"/>
        </w:rPr>
      </w:pPr>
      <w:r w:rsidDel="00000000" w:rsidR="00000000" w:rsidRPr="00000000">
        <w:rPr>
          <w:color w:val="202122"/>
          <w:sz w:val="32"/>
          <w:szCs w:val="32"/>
          <w:rtl w:val="0"/>
        </w:rPr>
        <w:t xml:space="preserve">The below chart shows the different types of the Twisted pair cables.</w:t>
      </w:r>
    </w:p>
    <w:p w:rsidR="00000000" w:rsidDel="00000000" w:rsidP="00000000" w:rsidRDefault="00000000" w:rsidRPr="00000000" w14:paraId="0000003B">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3C">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3E">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3F">
      <w:pPr>
        <w:widowControl w:val="0"/>
        <w:spacing w:line="240" w:lineRule="auto"/>
        <w:ind w:left="0" w:firstLine="0"/>
        <w:rPr>
          <w:color w:val="202122"/>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-14904</wp:posOffset>
            </wp:positionH>
            <wp:positionV relativeFrom="paragraph">
              <wp:posOffset>114300</wp:posOffset>
            </wp:positionV>
            <wp:extent cx="7730155" cy="5781645"/>
            <wp:effectExtent b="0" l="0" r="0" t="0"/>
            <wp:wrapNone/>
            <wp:docPr id="10" name="image5.png"/>
            <a:graphic>
              <a:graphicData uri="http://schemas.openxmlformats.org/drawingml/2006/picture">
                <pic:pic>
                  <pic:nvPicPr>
                    <pic:cNvPr id="0" name="image5.png"/>
                    <pic:cNvPicPr preferRelativeResize="0"/>
                  </pic:nvPicPr>
                  <pic:blipFill>
                    <a:blip r:embed="rId8"/>
                    <a:srcRect b="10598" l="9720" r="9576" t="21753"/>
                    <a:stretch>
                      <a:fillRect/>
                    </a:stretch>
                  </pic:blipFill>
                  <pic:spPr>
                    <a:xfrm>
                      <a:off x="0" y="0"/>
                      <a:ext cx="7730155" cy="5781645"/>
                    </a:xfrm>
                    <a:prstGeom prst="rect"/>
                    <a:ln/>
                  </pic:spPr>
                </pic:pic>
              </a:graphicData>
            </a:graphic>
          </wp:anchor>
        </w:drawing>
      </w:r>
    </w:p>
    <w:p w:rsidR="00000000" w:rsidDel="00000000" w:rsidP="00000000" w:rsidRDefault="00000000" w:rsidRPr="00000000" w14:paraId="00000040">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1">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2">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3">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4">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5">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6">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7">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8">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9">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A">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B">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C">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D">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E">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4F">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0">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1">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2">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3">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4">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7">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8">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9">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A">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B">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C">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D">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E">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5F">
      <w:pPr>
        <w:widowControl w:val="0"/>
        <w:spacing w:line="240" w:lineRule="auto"/>
        <w:ind w:left="0" w:firstLine="0"/>
        <w:rPr>
          <w:color w:val="202122"/>
          <w:sz w:val="32"/>
          <w:szCs w:val="32"/>
        </w:rPr>
      </w:pPr>
      <w:r w:rsidDel="00000000" w:rsidR="00000000" w:rsidRPr="00000000">
        <w:rPr>
          <w:rtl w:val="0"/>
        </w:rPr>
      </w:r>
    </w:p>
    <w:p w:rsidR="00000000" w:rsidDel="00000000" w:rsidP="00000000" w:rsidRDefault="00000000" w:rsidRPr="00000000" w14:paraId="00000060">
      <w:pPr>
        <w:numPr>
          <w:ilvl w:val="0"/>
          <w:numId w:val="61"/>
        </w:numPr>
        <w:ind w:left="720" w:hanging="360"/>
        <w:rPr>
          <w:color w:val="202122"/>
          <w:sz w:val="32"/>
          <w:szCs w:val="32"/>
          <w:u w:val="none"/>
        </w:rPr>
      </w:pPr>
      <w:r w:rsidDel="00000000" w:rsidR="00000000" w:rsidRPr="00000000">
        <w:rPr>
          <w:color w:val="202122"/>
          <w:sz w:val="32"/>
          <w:szCs w:val="32"/>
          <w:u w:val="single"/>
          <w:rtl w:val="0"/>
        </w:rPr>
        <w:t xml:space="preserve">Coaxial Cable:</w:t>
      </w:r>
    </w:p>
    <w:p w:rsidR="00000000" w:rsidDel="00000000" w:rsidP="00000000" w:rsidRDefault="00000000" w:rsidRPr="00000000" w14:paraId="00000061">
      <w:pPr>
        <w:numPr>
          <w:ilvl w:val="1"/>
          <w:numId w:val="61"/>
        </w:numPr>
        <w:ind w:left="1440" w:hanging="360"/>
        <w:rPr>
          <w:color w:val="202122"/>
          <w:sz w:val="32"/>
          <w:szCs w:val="32"/>
        </w:rPr>
      </w:pPr>
      <w:r w:rsidDel="00000000" w:rsidR="00000000" w:rsidRPr="00000000">
        <w:rPr>
          <w:color w:val="202122"/>
          <w:sz w:val="32"/>
          <w:szCs w:val="32"/>
          <w:rtl w:val="0"/>
        </w:rPr>
        <w:t xml:space="preserve">It consists of a copper core  that is surrounded by a concentric copper woven shield, separated by an insulator</w:t>
      </w:r>
    </w:p>
    <w:p w:rsidR="00000000" w:rsidDel="00000000" w:rsidP="00000000" w:rsidRDefault="00000000" w:rsidRPr="00000000" w14:paraId="00000062">
      <w:pPr>
        <w:numPr>
          <w:ilvl w:val="1"/>
          <w:numId w:val="61"/>
        </w:numPr>
        <w:ind w:left="1440" w:hanging="360"/>
        <w:rPr>
          <w:color w:val="202122"/>
          <w:sz w:val="32"/>
          <w:szCs w:val="32"/>
        </w:rPr>
      </w:pPr>
      <w:r w:rsidDel="00000000" w:rsidR="00000000" w:rsidRPr="00000000">
        <w:rPr>
          <w:color w:val="202122"/>
          <w:sz w:val="32"/>
          <w:szCs w:val="32"/>
          <w:rtl w:val="0"/>
        </w:rPr>
        <w:t xml:space="preserve">It is bidirectional meaning it can send and receive data at the same time.</w:t>
      </w:r>
      <w:r w:rsidDel="00000000" w:rsidR="00000000" w:rsidRPr="00000000">
        <w:drawing>
          <wp:anchor allowOverlap="1" behindDoc="1" distB="114300" distT="114300" distL="114300" distR="114300" hidden="0" layoutInCell="1" locked="0" relativeHeight="0" simplePos="0">
            <wp:simplePos x="0" y="0"/>
            <wp:positionH relativeFrom="column">
              <wp:posOffset>610675</wp:posOffset>
            </wp:positionH>
            <wp:positionV relativeFrom="paragraph">
              <wp:posOffset>579348</wp:posOffset>
            </wp:positionV>
            <wp:extent cx="4408685" cy="3120755"/>
            <wp:effectExtent b="0" l="0" r="0" t="0"/>
            <wp:wrapNone/>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408685" cy="3120755"/>
                    </a:xfrm>
                    <a:prstGeom prst="rect"/>
                    <a:ln/>
                  </pic:spPr>
                </pic:pic>
              </a:graphicData>
            </a:graphic>
          </wp:anchor>
        </w:drawing>
      </w:r>
    </w:p>
    <w:p w:rsidR="00000000" w:rsidDel="00000000" w:rsidP="00000000" w:rsidRDefault="00000000" w:rsidRPr="00000000" w14:paraId="00000063">
      <w:pPr>
        <w:ind w:left="1440" w:firstLine="0"/>
        <w:rPr>
          <w:color w:val="202122"/>
          <w:sz w:val="32"/>
          <w:szCs w:val="32"/>
        </w:rPr>
      </w:pPr>
      <w:r w:rsidDel="00000000" w:rsidR="00000000" w:rsidRPr="00000000">
        <w:rPr>
          <w:color w:val="202122"/>
          <w:sz w:val="32"/>
          <w:szCs w:val="32"/>
          <w:rtl w:val="0"/>
        </w:rPr>
        <w:t xml:space="preserve"> </w:t>
      </w:r>
      <w:r w:rsidDel="00000000" w:rsidR="00000000" w:rsidRPr="00000000">
        <w:rPr>
          <w:rtl w:val="0"/>
        </w:rPr>
      </w:r>
    </w:p>
    <w:p w:rsidR="00000000" w:rsidDel="00000000" w:rsidP="00000000" w:rsidRDefault="00000000" w:rsidRPr="00000000" w14:paraId="00000064">
      <w:pPr>
        <w:rPr>
          <w:color w:val="0000ff"/>
          <w:sz w:val="34"/>
          <w:szCs w:val="34"/>
        </w:rPr>
      </w:pPr>
      <w:r w:rsidDel="00000000" w:rsidR="00000000" w:rsidRPr="00000000">
        <w:rPr>
          <w:rtl w:val="0"/>
        </w:rPr>
      </w:r>
    </w:p>
    <w:p w:rsidR="00000000" w:rsidDel="00000000" w:rsidP="00000000" w:rsidRDefault="00000000" w:rsidRPr="00000000" w14:paraId="00000065">
      <w:pPr>
        <w:rPr>
          <w:color w:val="0000ff"/>
          <w:sz w:val="30"/>
          <w:szCs w:val="30"/>
        </w:rPr>
      </w:pPr>
      <w:r w:rsidDel="00000000" w:rsidR="00000000" w:rsidRPr="00000000">
        <w:rPr>
          <w:rtl w:val="0"/>
        </w:rPr>
      </w:r>
    </w:p>
    <w:p w:rsidR="00000000" w:rsidDel="00000000" w:rsidP="00000000" w:rsidRDefault="00000000" w:rsidRPr="00000000" w14:paraId="00000066">
      <w:pPr>
        <w:rPr>
          <w:b w:val="1"/>
          <w:sz w:val="40"/>
          <w:szCs w:val="40"/>
          <w:u w:val="single"/>
        </w:rPr>
      </w:pPr>
      <w:r w:rsidDel="00000000" w:rsidR="00000000" w:rsidRPr="00000000">
        <w:rPr>
          <w:rtl w:val="0"/>
        </w:rPr>
      </w:r>
    </w:p>
    <w:p w:rsidR="00000000" w:rsidDel="00000000" w:rsidP="00000000" w:rsidRDefault="00000000" w:rsidRPr="00000000" w14:paraId="00000067">
      <w:pPr>
        <w:rPr>
          <w:b w:val="1"/>
          <w:sz w:val="40"/>
          <w:szCs w:val="40"/>
          <w:u w:val="single"/>
        </w:rPr>
      </w:pPr>
      <w:r w:rsidDel="00000000" w:rsidR="00000000" w:rsidRPr="00000000">
        <w:rPr>
          <w:rtl w:val="0"/>
        </w:rPr>
      </w:r>
    </w:p>
    <w:p w:rsidR="00000000" w:rsidDel="00000000" w:rsidP="00000000" w:rsidRDefault="00000000" w:rsidRPr="00000000" w14:paraId="00000068">
      <w:pPr>
        <w:rPr>
          <w:b w:val="1"/>
          <w:sz w:val="40"/>
          <w:szCs w:val="40"/>
          <w:u w:val="single"/>
        </w:rPr>
      </w:pPr>
      <w:r w:rsidDel="00000000" w:rsidR="00000000" w:rsidRPr="00000000">
        <w:rPr>
          <w:rtl w:val="0"/>
        </w:rPr>
      </w:r>
    </w:p>
    <w:p w:rsidR="00000000" w:rsidDel="00000000" w:rsidP="00000000" w:rsidRDefault="00000000" w:rsidRPr="00000000" w14:paraId="00000069">
      <w:pPr>
        <w:rPr>
          <w:b w:val="1"/>
          <w:sz w:val="40"/>
          <w:szCs w:val="40"/>
          <w:u w:val="single"/>
        </w:rPr>
      </w:pPr>
      <w:r w:rsidDel="00000000" w:rsidR="00000000" w:rsidRPr="00000000">
        <w:rPr>
          <w:rtl w:val="0"/>
        </w:rPr>
      </w:r>
    </w:p>
    <w:p w:rsidR="00000000" w:rsidDel="00000000" w:rsidP="00000000" w:rsidRDefault="00000000" w:rsidRPr="00000000" w14:paraId="0000006A">
      <w:pPr>
        <w:rPr>
          <w:b w:val="1"/>
          <w:sz w:val="40"/>
          <w:szCs w:val="40"/>
          <w:u w:val="single"/>
        </w:rPr>
      </w:pPr>
      <w:r w:rsidDel="00000000" w:rsidR="00000000" w:rsidRPr="00000000">
        <w:rPr>
          <w:rtl w:val="0"/>
        </w:rPr>
      </w:r>
    </w:p>
    <w:p w:rsidR="00000000" w:rsidDel="00000000" w:rsidP="00000000" w:rsidRDefault="00000000" w:rsidRPr="00000000" w14:paraId="0000006B">
      <w:pPr>
        <w:rPr>
          <w:b w:val="1"/>
          <w:sz w:val="40"/>
          <w:szCs w:val="40"/>
          <w:u w:val="single"/>
        </w:rPr>
      </w:pPr>
      <w:r w:rsidDel="00000000" w:rsidR="00000000" w:rsidRPr="00000000">
        <w:rPr>
          <w:rtl w:val="0"/>
        </w:rPr>
      </w:r>
    </w:p>
    <w:p w:rsidR="00000000" w:rsidDel="00000000" w:rsidP="00000000" w:rsidRDefault="00000000" w:rsidRPr="00000000" w14:paraId="0000006C">
      <w:pPr>
        <w:rPr>
          <w:b w:val="1"/>
          <w:sz w:val="40"/>
          <w:szCs w:val="40"/>
          <w:u w:val="single"/>
        </w:rPr>
      </w:pPr>
      <w:r w:rsidDel="00000000" w:rsidR="00000000" w:rsidRPr="00000000">
        <w:rPr>
          <w:rtl w:val="0"/>
        </w:rPr>
      </w:r>
    </w:p>
    <w:p w:rsidR="00000000" w:rsidDel="00000000" w:rsidP="00000000" w:rsidRDefault="00000000" w:rsidRPr="00000000" w14:paraId="0000006D">
      <w:pPr>
        <w:ind w:left="0" w:firstLine="0"/>
        <w:rPr>
          <w:sz w:val="32"/>
          <w:szCs w:val="32"/>
          <w:u w:val="single"/>
        </w:rPr>
      </w:pPr>
      <w:r w:rsidDel="00000000" w:rsidR="00000000" w:rsidRPr="00000000">
        <w:rPr>
          <w:rtl w:val="0"/>
        </w:rPr>
      </w:r>
    </w:p>
    <w:p w:rsidR="00000000" w:rsidDel="00000000" w:rsidP="00000000" w:rsidRDefault="00000000" w:rsidRPr="00000000" w14:paraId="0000006E">
      <w:pPr>
        <w:numPr>
          <w:ilvl w:val="0"/>
          <w:numId w:val="42"/>
        </w:numPr>
        <w:ind w:left="720" w:hanging="360"/>
        <w:rPr>
          <w:sz w:val="32"/>
          <w:szCs w:val="32"/>
        </w:rPr>
      </w:pPr>
      <w:r w:rsidDel="00000000" w:rsidR="00000000" w:rsidRPr="00000000">
        <w:rPr>
          <w:sz w:val="32"/>
          <w:szCs w:val="32"/>
          <w:u w:val="single"/>
          <w:rtl w:val="0"/>
        </w:rPr>
        <w:t xml:space="preserve">Fibre optic:</w:t>
      </w:r>
    </w:p>
    <w:p w:rsidR="00000000" w:rsidDel="00000000" w:rsidP="00000000" w:rsidRDefault="00000000" w:rsidRPr="00000000" w14:paraId="0000006F">
      <w:pPr>
        <w:numPr>
          <w:ilvl w:val="1"/>
          <w:numId w:val="42"/>
        </w:numPr>
        <w:ind w:left="1440" w:hanging="360"/>
        <w:rPr>
          <w:sz w:val="32"/>
          <w:szCs w:val="32"/>
        </w:rPr>
      </w:pPr>
      <w:r w:rsidDel="00000000" w:rsidR="00000000" w:rsidRPr="00000000">
        <w:rPr>
          <w:sz w:val="32"/>
          <w:szCs w:val="32"/>
          <w:rtl w:val="0"/>
        </w:rPr>
        <w:t xml:space="preserve">This cable consists of glass fibers that carry light pulses </w:t>
      </w:r>
    </w:p>
    <w:p w:rsidR="00000000" w:rsidDel="00000000" w:rsidP="00000000" w:rsidRDefault="00000000" w:rsidRPr="00000000" w14:paraId="00000070">
      <w:pPr>
        <w:numPr>
          <w:ilvl w:val="1"/>
          <w:numId w:val="42"/>
        </w:numPr>
        <w:ind w:left="1440" w:hanging="360"/>
        <w:rPr>
          <w:sz w:val="32"/>
          <w:szCs w:val="32"/>
          <w:u w:val="none"/>
        </w:rPr>
      </w:pPr>
      <w:r w:rsidDel="00000000" w:rsidR="00000000" w:rsidRPr="00000000">
        <w:rPr>
          <w:sz w:val="32"/>
          <w:szCs w:val="32"/>
          <w:rtl w:val="0"/>
        </w:rPr>
        <w:t xml:space="preserve">This type of cable has the highest transmission speed as well as the lowest error rate.</w:t>
      </w:r>
    </w:p>
    <w:p w:rsidR="00000000" w:rsidDel="00000000" w:rsidP="00000000" w:rsidRDefault="00000000" w:rsidRPr="00000000" w14:paraId="00000071">
      <w:pPr>
        <w:numPr>
          <w:ilvl w:val="1"/>
          <w:numId w:val="42"/>
        </w:numPr>
        <w:ind w:left="1440" w:hanging="360"/>
        <w:rPr>
          <w:sz w:val="32"/>
          <w:szCs w:val="32"/>
          <w:u w:val="none"/>
        </w:rPr>
      </w:pPr>
      <w:r w:rsidDel="00000000" w:rsidR="00000000" w:rsidRPr="00000000">
        <w:rPr>
          <w:sz w:val="32"/>
          <w:szCs w:val="32"/>
          <w:rtl w:val="0"/>
        </w:rPr>
        <w:t xml:space="preserve">This is also immune to interference and electromagnetic noise.</w:t>
      </w:r>
      <w:r w:rsidDel="00000000" w:rsidR="00000000" w:rsidRPr="00000000">
        <w:drawing>
          <wp:anchor allowOverlap="1" behindDoc="1" distB="114300" distT="114300" distL="114300" distR="114300" hidden="0" layoutInCell="1" locked="0" relativeHeight="0" simplePos="0">
            <wp:simplePos x="0" y="0"/>
            <wp:positionH relativeFrom="column">
              <wp:posOffset>752719</wp:posOffset>
            </wp:positionH>
            <wp:positionV relativeFrom="paragraph">
              <wp:posOffset>628650</wp:posOffset>
            </wp:positionV>
            <wp:extent cx="4724156" cy="2181225"/>
            <wp:effectExtent b="0" l="0" r="0" t="0"/>
            <wp:wrapNone/>
            <wp:docPr id="4"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4724156" cy="2181225"/>
                    </a:xfrm>
                    <a:prstGeom prst="rect"/>
                    <a:ln/>
                  </pic:spPr>
                </pic:pic>
              </a:graphicData>
            </a:graphic>
          </wp:anchor>
        </w:drawing>
      </w:r>
    </w:p>
    <w:p w:rsidR="00000000" w:rsidDel="00000000" w:rsidP="00000000" w:rsidRDefault="00000000" w:rsidRPr="00000000" w14:paraId="00000072">
      <w:pPr>
        <w:rPr>
          <w:sz w:val="32"/>
          <w:szCs w:val="32"/>
        </w:rPr>
      </w:pPr>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sz w:val="32"/>
          <w:szCs w:val="32"/>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sz w:val="32"/>
          <w:szCs w:val="32"/>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rPr>
          <w:sz w:val="32"/>
          <w:szCs w:val="32"/>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rtl w:val="0"/>
        </w:rPr>
      </w:r>
    </w:p>
    <w:p w:rsidR="00000000" w:rsidDel="00000000" w:rsidP="00000000" w:rsidRDefault="00000000" w:rsidRPr="00000000" w14:paraId="0000007B">
      <w:pPr>
        <w:rPr>
          <w:color w:val="0000ff"/>
          <w:sz w:val="34"/>
          <w:szCs w:val="34"/>
        </w:rPr>
      </w:pPr>
      <w:r w:rsidDel="00000000" w:rsidR="00000000" w:rsidRPr="00000000">
        <w:rPr>
          <w:color w:val="0000ff"/>
          <w:sz w:val="34"/>
          <w:szCs w:val="34"/>
          <w:rtl w:val="0"/>
        </w:rPr>
        <w:t xml:space="preserve">Links: Non-Physical Media</w:t>
      </w:r>
    </w:p>
    <w:p w:rsidR="00000000" w:rsidDel="00000000" w:rsidP="00000000" w:rsidRDefault="00000000" w:rsidRPr="00000000" w14:paraId="0000007C">
      <w:pPr>
        <w:numPr>
          <w:ilvl w:val="0"/>
          <w:numId w:val="29"/>
        </w:numPr>
        <w:ind w:left="720" w:hanging="360"/>
        <w:rPr>
          <w:sz w:val="34"/>
          <w:szCs w:val="34"/>
          <w:u w:val="none"/>
        </w:rPr>
      </w:pPr>
      <w:r w:rsidDel="00000000" w:rsidR="00000000" w:rsidRPr="00000000">
        <w:rPr>
          <w:sz w:val="34"/>
          <w:szCs w:val="34"/>
          <w:rtl w:val="0"/>
        </w:rPr>
        <w:t xml:space="preserve">When the connection between 2 devices is through medium it is referred to as </w:t>
      </w:r>
      <w:r w:rsidDel="00000000" w:rsidR="00000000" w:rsidRPr="00000000">
        <w:rPr>
          <w:sz w:val="34"/>
          <w:szCs w:val="34"/>
          <w:highlight w:val="cyan"/>
          <w:rtl w:val="0"/>
        </w:rPr>
        <w:t xml:space="preserve">non-physical media</w:t>
      </w:r>
      <w:r w:rsidDel="00000000" w:rsidR="00000000" w:rsidRPr="00000000">
        <w:rPr>
          <w:sz w:val="34"/>
          <w:szCs w:val="34"/>
          <w:rtl w:val="0"/>
        </w:rPr>
        <w:t xml:space="preserve"> or </w:t>
      </w:r>
      <w:r w:rsidDel="00000000" w:rsidR="00000000" w:rsidRPr="00000000">
        <w:rPr>
          <w:sz w:val="34"/>
          <w:szCs w:val="34"/>
          <w:highlight w:val="cyan"/>
          <w:rtl w:val="0"/>
        </w:rPr>
        <w:t xml:space="preserve">unguided media.</w:t>
      </w:r>
    </w:p>
    <w:p w:rsidR="00000000" w:rsidDel="00000000" w:rsidP="00000000" w:rsidRDefault="00000000" w:rsidRPr="00000000" w14:paraId="0000007D">
      <w:pPr>
        <w:numPr>
          <w:ilvl w:val="0"/>
          <w:numId w:val="29"/>
        </w:numPr>
        <w:ind w:left="720" w:hanging="360"/>
        <w:rPr>
          <w:sz w:val="34"/>
          <w:szCs w:val="34"/>
          <w:highlight w:val="white"/>
        </w:rPr>
      </w:pPr>
      <w:r w:rsidDel="00000000" w:rsidR="00000000" w:rsidRPr="00000000">
        <w:rPr>
          <w:sz w:val="34"/>
          <w:szCs w:val="34"/>
          <w:highlight w:val="white"/>
          <w:rtl w:val="0"/>
        </w:rPr>
        <w:t xml:space="preserve">Data bits are transmitted via electromagnetic waves</w:t>
      </w:r>
    </w:p>
    <w:p w:rsidR="00000000" w:rsidDel="00000000" w:rsidP="00000000" w:rsidRDefault="00000000" w:rsidRPr="00000000" w14:paraId="0000007E">
      <w:pPr>
        <w:numPr>
          <w:ilvl w:val="0"/>
          <w:numId w:val="29"/>
        </w:numPr>
        <w:ind w:left="720" w:hanging="360"/>
        <w:rPr>
          <w:sz w:val="34"/>
          <w:szCs w:val="34"/>
          <w:highlight w:val="white"/>
          <w:u w:val="none"/>
        </w:rPr>
      </w:pPr>
      <w:r w:rsidDel="00000000" w:rsidR="00000000" w:rsidRPr="00000000">
        <w:rPr>
          <w:sz w:val="34"/>
          <w:szCs w:val="34"/>
          <w:highlight w:val="white"/>
          <w:rtl w:val="0"/>
        </w:rPr>
        <w:t xml:space="preserve">When designing a wireless network , Architects have to take many factors into considerations such as:</w:t>
      </w:r>
    </w:p>
    <w:p w:rsidR="00000000" w:rsidDel="00000000" w:rsidP="00000000" w:rsidRDefault="00000000" w:rsidRPr="00000000" w14:paraId="0000007F">
      <w:pPr>
        <w:numPr>
          <w:ilvl w:val="1"/>
          <w:numId w:val="29"/>
        </w:numPr>
        <w:ind w:left="1440" w:hanging="360"/>
        <w:rPr>
          <w:sz w:val="34"/>
          <w:szCs w:val="34"/>
          <w:highlight w:val="white"/>
          <w:u w:val="none"/>
        </w:rPr>
      </w:pPr>
      <w:r w:rsidDel="00000000" w:rsidR="00000000" w:rsidRPr="00000000">
        <w:rPr>
          <w:sz w:val="34"/>
          <w:szCs w:val="34"/>
          <w:highlight w:val="white"/>
          <w:rtl w:val="0"/>
        </w:rPr>
        <w:t xml:space="preserve">Reflection</w:t>
      </w:r>
    </w:p>
    <w:p w:rsidR="00000000" w:rsidDel="00000000" w:rsidP="00000000" w:rsidRDefault="00000000" w:rsidRPr="00000000" w14:paraId="00000080">
      <w:pPr>
        <w:numPr>
          <w:ilvl w:val="1"/>
          <w:numId w:val="29"/>
        </w:numPr>
        <w:ind w:left="1440" w:hanging="360"/>
        <w:rPr>
          <w:sz w:val="34"/>
          <w:szCs w:val="34"/>
          <w:highlight w:val="white"/>
          <w:u w:val="none"/>
        </w:rPr>
      </w:pPr>
      <w:r w:rsidDel="00000000" w:rsidR="00000000" w:rsidRPr="00000000">
        <w:rPr>
          <w:sz w:val="34"/>
          <w:szCs w:val="34"/>
          <w:highlight w:val="white"/>
          <w:rtl w:val="0"/>
        </w:rPr>
        <w:t xml:space="preserve">Obstructions by objects</w:t>
      </w:r>
    </w:p>
    <w:p w:rsidR="00000000" w:rsidDel="00000000" w:rsidP="00000000" w:rsidRDefault="00000000" w:rsidRPr="00000000" w14:paraId="00000081">
      <w:pPr>
        <w:numPr>
          <w:ilvl w:val="1"/>
          <w:numId w:val="29"/>
        </w:numPr>
        <w:ind w:left="1440" w:hanging="360"/>
        <w:rPr>
          <w:sz w:val="34"/>
          <w:szCs w:val="34"/>
          <w:highlight w:val="white"/>
          <w:u w:val="none"/>
        </w:rPr>
      </w:pPr>
      <w:r w:rsidDel="00000000" w:rsidR="00000000" w:rsidRPr="00000000">
        <w:rPr>
          <w:sz w:val="34"/>
          <w:szCs w:val="34"/>
          <w:highlight w:val="white"/>
          <w:rtl w:val="0"/>
        </w:rPr>
        <w:t xml:space="preserve">Interference and noise </w:t>
      </w:r>
    </w:p>
    <w:p w:rsidR="00000000" w:rsidDel="00000000" w:rsidP="00000000" w:rsidRDefault="00000000" w:rsidRPr="00000000" w14:paraId="00000082">
      <w:pPr>
        <w:ind w:left="0" w:firstLine="0"/>
        <w:rPr>
          <w:color w:val="0000ff"/>
          <w:sz w:val="40"/>
          <w:szCs w:val="40"/>
          <w:highlight w:val="white"/>
        </w:rPr>
      </w:pPr>
      <w:r w:rsidDel="00000000" w:rsidR="00000000" w:rsidRPr="00000000">
        <w:rPr>
          <w:color w:val="0000ff"/>
          <w:sz w:val="40"/>
          <w:szCs w:val="40"/>
          <w:highlight w:val="white"/>
          <w:rtl w:val="0"/>
        </w:rPr>
        <w:t xml:space="preserve">Packet/circuit switching,internet structure</w:t>
      </w:r>
    </w:p>
    <w:p w:rsidR="00000000" w:rsidDel="00000000" w:rsidP="00000000" w:rsidRDefault="00000000" w:rsidRPr="00000000" w14:paraId="00000083">
      <w:pPr>
        <w:numPr>
          <w:ilvl w:val="0"/>
          <w:numId w:val="43"/>
        </w:numPr>
        <w:ind w:left="720" w:hanging="360"/>
        <w:rPr>
          <w:sz w:val="40"/>
          <w:szCs w:val="40"/>
          <w:highlight w:val="white"/>
          <w:u w:val="none"/>
        </w:rPr>
      </w:pPr>
      <w:r w:rsidDel="00000000" w:rsidR="00000000" w:rsidRPr="00000000">
        <w:rPr>
          <w:sz w:val="40"/>
          <w:szCs w:val="40"/>
          <w:highlight w:val="white"/>
          <w:rtl w:val="0"/>
        </w:rPr>
        <w:t xml:space="preserve">Forwarding, aka switching,aka local action, is the act of moving packets of data from an input link to the appropriate destination link.</w:t>
      </w:r>
    </w:p>
    <w:p w:rsidR="00000000" w:rsidDel="00000000" w:rsidP="00000000" w:rsidRDefault="00000000" w:rsidRPr="00000000" w14:paraId="00000084">
      <w:pPr>
        <w:numPr>
          <w:ilvl w:val="0"/>
          <w:numId w:val="43"/>
        </w:numPr>
        <w:ind w:left="720" w:hanging="360"/>
        <w:rPr>
          <w:sz w:val="40"/>
          <w:szCs w:val="40"/>
          <w:highlight w:val="white"/>
          <w:u w:val="none"/>
        </w:rPr>
      </w:pPr>
      <w:r w:rsidDel="00000000" w:rsidR="00000000" w:rsidRPr="00000000">
        <w:rPr>
          <w:sz w:val="40"/>
          <w:szCs w:val="40"/>
          <w:highlight w:val="white"/>
          <w:rtl w:val="0"/>
        </w:rPr>
        <w:t xml:space="preserve">Routing, aka global action, is the act of determining which path a packet of data takes.</w:t>
      </w:r>
    </w:p>
    <w:p w:rsidR="00000000" w:rsidDel="00000000" w:rsidP="00000000" w:rsidRDefault="00000000" w:rsidRPr="00000000" w14:paraId="00000085">
      <w:pPr>
        <w:numPr>
          <w:ilvl w:val="1"/>
          <w:numId w:val="43"/>
        </w:numPr>
        <w:ind w:left="1440" w:hanging="360"/>
        <w:rPr>
          <w:sz w:val="40"/>
          <w:szCs w:val="40"/>
          <w:highlight w:val="white"/>
          <w:u w:val="none"/>
        </w:rPr>
      </w:pPr>
      <w:r w:rsidDel="00000000" w:rsidR="00000000" w:rsidRPr="00000000">
        <w:rPr>
          <w:sz w:val="40"/>
          <w:szCs w:val="40"/>
          <w:highlight w:val="white"/>
          <w:rtl w:val="0"/>
        </w:rPr>
        <w:t xml:space="preserve">All routers have a routing table, which has a header value and the corresponding output link.</w:t>
      </w:r>
    </w:p>
    <w:p w:rsidR="00000000" w:rsidDel="00000000" w:rsidP="00000000" w:rsidRDefault="00000000" w:rsidRPr="00000000" w14:paraId="00000086">
      <w:pPr>
        <w:numPr>
          <w:ilvl w:val="0"/>
          <w:numId w:val="43"/>
        </w:numPr>
        <w:ind w:left="720" w:hanging="360"/>
        <w:rPr>
          <w:sz w:val="40"/>
          <w:szCs w:val="40"/>
          <w:highlight w:val="white"/>
          <w:u w:val="none"/>
        </w:rPr>
      </w:pPr>
      <w:r w:rsidDel="00000000" w:rsidR="00000000" w:rsidRPr="00000000">
        <w:rPr>
          <w:sz w:val="40"/>
          <w:szCs w:val="40"/>
          <w:highlight w:val="white"/>
          <w:rtl w:val="0"/>
        </w:rPr>
        <w:t xml:space="preserve">Eg: in a city forwarding is taking different paths, while routing is taking different junctions to change roads.</w:t>
      </w:r>
    </w:p>
    <w:p w:rsidR="00000000" w:rsidDel="00000000" w:rsidP="00000000" w:rsidRDefault="00000000" w:rsidRPr="00000000" w14:paraId="00000087">
      <w:pPr>
        <w:ind w:left="0" w:firstLine="0"/>
        <w:rPr>
          <w:color w:val="0000ff"/>
          <w:sz w:val="40"/>
          <w:szCs w:val="40"/>
          <w:highlight w:val="white"/>
        </w:rPr>
      </w:pPr>
      <w:r w:rsidDel="00000000" w:rsidR="00000000" w:rsidRPr="00000000">
        <w:rPr>
          <w:color w:val="0000ff"/>
          <w:sz w:val="40"/>
          <w:szCs w:val="40"/>
          <w:highlight w:val="white"/>
          <w:rtl w:val="0"/>
        </w:rPr>
        <w:t xml:space="preserve">Packet-switching: </w:t>
      </w:r>
    </w:p>
    <w:p w:rsidR="00000000" w:rsidDel="00000000" w:rsidP="00000000" w:rsidRDefault="00000000" w:rsidRPr="00000000" w14:paraId="00000088">
      <w:pPr>
        <w:ind w:left="0" w:firstLine="0"/>
        <w:rPr>
          <w:sz w:val="40"/>
          <w:szCs w:val="40"/>
          <w:highlight w:val="white"/>
          <w:u w:val="single"/>
        </w:rPr>
      </w:pPr>
      <w:r w:rsidDel="00000000" w:rsidR="00000000" w:rsidRPr="00000000">
        <w:rPr>
          <w:sz w:val="40"/>
          <w:szCs w:val="40"/>
          <w:highlight w:val="white"/>
          <w:u w:val="single"/>
          <w:rtl w:val="0"/>
        </w:rPr>
        <w:t xml:space="preserve">Store-and-forward:</w:t>
      </w:r>
    </w:p>
    <w:p w:rsidR="00000000" w:rsidDel="00000000" w:rsidP="00000000" w:rsidRDefault="00000000" w:rsidRPr="00000000" w14:paraId="00000089">
      <w:pPr>
        <w:numPr>
          <w:ilvl w:val="0"/>
          <w:numId w:val="115"/>
        </w:numPr>
        <w:ind w:left="720" w:hanging="360"/>
        <w:rPr>
          <w:sz w:val="40"/>
          <w:szCs w:val="40"/>
          <w:highlight w:val="white"/>
          <w:u w:val="none"/>
        </w:rPr>
      </w:pPr>
      <w:r w:rsidDel="00000000" w:rsidR="00000000" w:rsidRPr="00000000">
        <w:rPr>
          <w:sz w:val="40"/>
          <w:szCs w:val="40"/>
          <w:highlight w:val="white"/>
          <w:rtl w:val="0"/>
        </w:rPr>
        <w:t xml:space="preserve"> When a packet of data reaches the router, the router waits for the complete packet to reach the router.</w:t>
      </w:r>
    </w:p>
    <w:p w:rsidR="00000000" w:rsidDel="00000000" w:rsidP="00000000" w:rsidRDefault="00000000" w:rsidRPr="00000000" w14:paraId="0000008A">
      <w:pPr>
        <w:numPr>
          <w:ilvl w:val="0"/>
          <w:numId w:val="115"/>
        </w:numPr>
        <w:ind w:left="720" w:hanging="360"/>
        <w:rPr>
          <w:sz w:val="40"/>
          <w:szCs w:val="40"/>
          <w:highlight w:val="white"/>
          <w:u w:val="none"/>
        </w:rPr>
      </w:pPr>
      <w:r w:rsidDel="00000000" w:rsidR="00000000" w:rsidRPr="00000000">
        <w:rPr>
          <w:sz w:val="40"/>
          <w:szCs w:val="40"/>
          <w:highlight w:val="white"/>
          <w:rtl w:val="0"/>
        </w:rPr>
        <w:t xml:space="preserve">After it has loaded completely it is then forwarded to the next hop router.</w:t>
      </w:r>
    </w:p>
    <w:p w:rsidR="00000000" w:rsidDel="00000000" w:rsidP="00000000" w:rsidRDefault="00000000" w:rsidRPr="00000000" w14:paraId="0000008B">
      <w:pPr>
        <w:numPr>
          <w:ilvl w:val="0"/>
          <w:numId w:val="115"/>
        </w:numPr>
        <w:ind w:left="720" w:hanging="360"/>
        <w:rPr>
          <w:sz w:val="40"/>
          <w:szCs w:val="40"/>
          <w:highlight w:val="white"/>
          <w:u w:val="none"/>
        </w:rPr>
      </w:pPr>
      <w:r w:rsidDel="00000000" w:rsidR="00000000" w:rsidRPr="00000000">
        <w:rPr>
          <w:sz w:val="40"/>
          <w:szCs w:val="40"/>
          <w:highlight w:val="white"/>
          <w:rtl w:val="0"/>
        </w:rPr>
        <w:t xml:space="preserve">1 hop = next closest router in the link</w:t>
      </w:r>
    </w:p>
    <w:p w:rsidR="00000000" w:rsidDel="00000000" w:rsidP="00000000" w:rsidRDefault="00000000" w:rsidRPr="00000000" w14:paraId="0000008C">
      <w:pPr>
        <w:numPr>
          <w:ilvl w:val="0"/>
          <w:numId w:val="115"/>
        </w:numPr>
        <w:ind w:left="720" w:hanging="360"/>
        <w:rPr>
          <w:sz w:val="40"/>
          <w:szCs w:val="40"/>
          <w:highlight w:val="white"/>
          <w:u w:val="none"/>
        </w:rPr>
      </w:pPr>
      <w:r w:rsidDel="00000000" w:rsidR="00000000" w:rsidRPr="00000000">
        <w:rPr>
          <w:sz w:val="40"/>
          <w:szCs w:val="40"/>
          <w:highlight w:val="white"/>
          <w:rtl w:val="0"/>
        </w:rPr>
        <w:t xml:space="preserve">There is a delay, known as packet transmission delay.</w:t>
      </w:r>
    </w:p>
    <w:p w:rsidR="00000000" w:rsidDel="00000000" w:rsidP="00000000" w:rsidRDefault="00000000" w:rsidRPr="00000000" w14:paraId="0000008D">
      <w:pPr>
        <w:ind w:left="0" w:firstLine="0"/>
        <w:rPr>
          <w:sz w:val="40"/>
          <w:szCs w:val="40"/>
          <w:highlight w:val="white"/>
          <w:u w:val="single"/>
        </w:rPr>
      </w:pPr>
      <w:r w:rsidDel="00000000" w:rsidR="00000000" w:rsidRPr="00000000">
        <w:rPr>
          <w:sz w:val="40"/>
          <w:szCs w:val="40"/>
          <w:highlight w:val="white"/>
          <w:u w:val="single"/>
          <w:rtl w:val="0"/>
        </w:rPr>
        <w:t xml:space="preserve"> Queueing:</w:t>
      </w:r>
    </w:p>
    <w:p w:rsidR="00000000" w:rsidDel="00000000" w:rsidP="00000000" w:rsidRDefault="00000000" w:rsidRPr="00000000" w14:paraId="0000008E">
      <w:pPr>
        <w:numPr>
          <w:ilvl w:val="0"/>
          <w:numId w:val="47"/>
        </w:numPr>
        <w:ind w:left="720" w:hanging="360"/>
        <w:rPr>
          <w:sz w:val="38"/>
          <w:szCs w:val="38"/>
          <w:highlight w:val="white"/>
          <w:u w:val="none"/>
        </w:rPr>
      </w:pPr>
      <w:r w:rsidDel="00000000" w:rsidR="00000000" w:rsidRPr="00000000">
        <w:rPr>
          <w:sz w:val="38"/>
          <w:szCs w:val="38"/>
          <w:highlight w:val="white"/>
          <w:rtl w:val="0"/>
        </w:rPr>
        <w:t xml:space="preserve">It is defined as the accumulation of data at a network point due to the difference in transmission speeds.</w:t>
      </w:r>
    </w:p>
    <w:p w:rsidR="00000000" w:rsidDel="00000000" w:rsidP="00000000" w:rsidRDefault="00000000" w:rsidRPr="00000000" w14:paraId="0000008F">
      <w:pPr>
        <w:numPr>
          <w:ilvl w:val="0"/>
          <w:numId w:val="47"/>
        </w:numPr>
        <w:ind w:left="720" w:hanging="360"/>
        <w:rPr>
          <w:sz w:val="38"/>
          <w:szCs w:val="38"/>
          <w:highlight w:val="white"/>
          <w:u w:val="none"/>
        </w:rPr>
      </w:pPr>
      <w:r w:rsidDel="00000000" w:rsidR="00000000" w:rsidRPr="00000000">
        <w:rPr>
          <w:sz w:val="38"/>
          <w:szCs w:val="38"/>
          <w:highlight w:val="white"/>
          <w:rtl w:val="0"/>
        </w:rPr>
        <w:t xml:space="preserve">This can cause the data to be lost.</w:t>
      </w:r>
    </w:p>
    <w:p w:rsidR="00000000" w:rsidDel="00000000" w:rsidP="00000000" w:rsidRDefault="00000000" w:rsidRPr="00000000" w14:paraId="00000090">
      <w:pPr>
        <w:ind w:left="0" w:firstLine="0"/>
        <w:rPr>
          <w:color w:val="0000ff"/>
          <w:sz w:val="38"/>
          <w:szCs w:val="38"/>
          <w:highlight w:val="white"/>
        </w:rPr>
      </w:pPr>
      <w:r w:rsidDel="00000000" w:rsidR="00000000" w:rsidRPr="00000000">
        <w:rPr>
          <w:color w:val="0000ff"/>
          <w:sz w:val="38"/>
          <w:szCs w:val="38"/>
          <w:highlight w:val="white"/>
          <w:rtl w:val="0"/>
        </w:rPr>
        <w:t xml:space="preserve">Performance: loss, delay, throughput:</w:t>
      </w:r>
    </w:p>
    <w:p w:rsidR="00000000" w:rsidDel="00000000" w:rsidP="00000000" w:rsidRDefault="00000000" w:rsidRPr="00000000" w14:paraId="00000091">
      <w:pPr>
        <w:numPr>
          <w:ilvl w:val="0"/>
          <w:numId w:val="93"/>
        </w:numPr>
        <w:ind w:left="720" w:hanging="360"/>
        <w:rPr>
          <w:sz w:val="38"/>
          <w:szCs w:val="38"/>
          <w:highlight w:val="white"/>
          <w:u w:val="none"/>
        </w:rPr>
      </w:pPr>
      <w:r w:rsidDel="00000000" w:rsidR="00000000" w:rsidRPr="00000000">
        <w:rPr>
          <w:sz w:val="38"/>
          <w:szCs w:val="38"/>
          <w:highlight w:val="white"/>
          <w:rtl w:val="0"/>
        </w:rPr>
        <w:t xml:space="preserve"> There are 4 types of delays.</w:t>
      </w:r>
    </w:p>
    <w:p w:rsidR="00000000" w:rsidDel="00000000" w:rsidP="00000000" w:rsidRDefault="00000000" w:rsidRPr="00000000" w14:paraId="00000092">
      <w:pPr>
        <w:numPr>
          <w:ilvl w:val="1"/>
          <w:numId w:val="93"/>
        </w:numPr>
        <w:ind w:left="1440" w:hanging="360"/>
        <w:rPr>
          <w:sz w:val="38"/>
          <w:szCs w:val="38"/>
          <w:highlight w:val="white"/>
          <w:u w:val="none"/>
        </w:rPr>
      </w:pPr>
      <w:r w:rsidDel="00000000" w:rsidR="00000000" w:rsidRPr="00000000">
        <w:rPr>
          <w:sz w:val="38"/>
          <w:szCs w:val="38"/>
          <w:highlight w:val="white"/>
          <w:rtl w:val="0"/>
        </w:rPr>
        <w:t xml:space="preserve">Queuing: this is caused when there is a difference between the transmission speeds in the network.</w:t>
      </w:r>
    </w:p>
    <w:p w:rsidR="00000000" w:rsidDel="00000000" w:rsidP="00000000" w:rsidRDefault="00000000" w:rsidRPr="00000000" w14:paraId="00000093">
      <w:pPr>
        <w:numPr>
          <w:ilvl w:val="1"/>
          <w:numId w:val="93"/>
        </w:numPr>
        <w:ind w:left="1440" w:hanging="360"/>
        <w:rPr>
          <w:sz w:val="38"/>
          <w:szCs w:val="38"/>
          <w:highlight w:val="white"/>
          <w:u w:val="none"/>
        </w:rPr>
      </w:pPr>
      <w:r w:rsidDel="00000000" w:rsidR="00000000" w:rsidRPr="00000000">
        <w:rPr>
          <w:sz w:val="38"/>
          <w:szCs w:val="38"/>
          <w:highlight w:val="white"/>
          <w:rtl w:val="0"/>
        </w:rPr>
        <w:t xml:space="preserve">Processing: this is the process of looking up the header for the data packet, this is usually ignored.</w:t>
      </w:r>
    </w:p>
    <w:p w:rsidR="00000000" w:rsidDel="00000000" w:rsidP="00000000" w:rsidRDefault="00000000" w:rsidRPr="00000000" w14:paraId="00000094">
      <w:pPr>
        <w:numPr>
          <w:ilvl w:val="1"/>
          <w:numId w:val="93"/>
        </w:numPr>
        <w:ind w:left="1440" w:hanging="360"/>
        <w:rPr>
          <w:sz w:val="38"/>
          <w:szCs w:val="38"/>
          <w:highlight w:val="white"/>
          <w:u w:val="none"/>
        </w:rPr>
      </w:pPr>
      <w:r w:rsidDel="00000000" w:rsidR="00000000" w:rsidRPr="00000000">
        <w:rPr>
          <w:sz w:val="38"/>
          <w:szCs w:val="38"/>
          <w:highlight w:val="white"/>
          <w:rtl w:val="0"/>
        </w:rPr>
        <w:t xml:space="preserve">Transmission: the time it takes for data to cross a link. To calculate use: </w:t>
      </w:r>
      <m:oMath>
        <m:f>
          <m:fPr>
            <m:ctrlPr>
              <w:rPr>
                <w:sz w:val="38"/>
                <w:szCs w:val="38"/>
                <w:highlight w:val="white"/>
              </w:rPr>
            </m:ctrlPr>
          </m:fPr>
          <m:num>
            <m:r>
              <w:rPr>
                <w:sz w:val="38"/>
                <w:szCs w:val="38"/>
                <w:highlight w:val="white"/>
              </w:rPr>
              <m:t xml:space="preserve">L</m:t>
            </m:r>
          </m:num>
          <m:den>
            <m:r>
              <w:rPr>
                <w:sz w:val="38"/>
                <w:szCs w:val="38"/>
                <w:highlight w:val="white"/>
              </w:rPr>
              <m:t xml:space="preserve">R</m:t>
            </m:r>
          </m:den>
        </m:f>
      </m:oMath>
      <w:r w:rsidDel="00000000" w:rsidR="00000000" w:rsidRPr="00000000">
        <w:rPr>
          <w:sz w:val="38"/>
          <w:szCs w:val="38"/>
          <w:highlight w:val="white"/>
          <w:rtl w:val="0"/>
        </w:rPr>
        <w:t xml:space="preserve"> , where L is the size of the packet and R is the link speed.</w:t>
      </w:r>
    </w:p>
    <w:p w:rsidR="00000000" w:rsidDel="00000000" w:rsidP="00000000" w:rsidRDefault="00000000" w:rsidRPr="00000000" w14:paraId="00000095">
      <w:pPr>
        <w:numPr>
          <w:ilvl w:val="1"/>
          <w:numId w:val="93"/>
        </w:numPr>
        <w:ind w:left="1440" w:hanging="360"/>
        <w:rPr>
          <w:sz w:val="38"/>
          <w:szCs w:val="38"/>
          <w:highlight w:val="white"/>
          <w:u w:val="none"/>
        </w:rPr>
      </w:pPr>
      <w:r w:rsidDel="00000000" w:rsidR="00000000" w:rsidRPr="00000000">
        <w:rPr>
          <w:sz w:val="38"/>
          <w:szCs w:val="38"/>
          <w:highlight w:val="white"/>
          <w:rtl w:val="0"/>
        </w:rPr>
        <w:t xml:space="preserve">Propagation: the time it takes the data to cross the whole network. To calculate use: </w:t>
      </w:r>
      <m:oMath>
        <m:f>
          <m:fPr>
            <m:ctrlPr>
              <w:rPr>
                <w:sz w:val="38"/>
                <w:szCs w:val="38"/>
                <w:highlight w:val="white"/>
              </w:rPr>
            </m:ctrlPr>
          </m:fPr>
          <m:num>
            <m:r>
              <w:rPr>
                <w:sz w:val="38"/>
                <w:szCs w:val="38"/>
                <w:highlight w:val="white"/>
              </w:rPr>
              <m:t xml:space="preserve">d</m:t>
            </m:r>
          </m:num>
          <m:den>
            <m:r>
              <w:rPr>
                <w:sz w:val="38"/>
                <w:szCs w:val="38"/>
                <w:highlight w:val="white"/>
              </w:rPr>
              <m:t xml:space="preserve">s</m:t>
            </m:r>
          </m:den>
        </m:f>
      </m:oMath>
      <w:r w:rsidDel="00000000" w:rsidR="00000000" w:rsidRPr="00000000">
        <w:rPr>
          <w:sz w:val="38"/>
          <w:szCs w:val="38"/>
          <w:highlight w:val="white"/>
          <w:rtl w:val="0"/>
        </w:rPr>
        <w:t xml:space="preserve"> , where d is the distance between the sender and receiver and s is the speed of propagation. </w:t>
      </w:r>
    </w:p>
    <w:p w:rsidR="00000000" w:rsidDel="00000000" w:rsidP="00000000" w:rsidRDefault="00000000" w:rsidRPr="00000000" w14:paraId="00000096">
      <w:pPr>
        <w:numPr>
          <w:ilvl w:val="0"/>
          <w:numId w:val="93"/>
        </w:numPr>
        <w:ind w:left="720" w:hanging="360"/>
        <w:rPr>
          <w:sz w:val="38"/>
          <w:szCs w:val="38"/>
          <w:highlight w:val="white"/>
          <w:u w:val="none"/>
        </w:rPr>
      </w:pPr>
      <w:r w:rsidDel="00000000" w:rsidR="00000000" w:rsidRPr="00000000">
        <w:rPr>
          <w:sz w:val="38"/>
          <w:szCs w:val="38"/>
          <w:highlight w:val="white"/>
          <w:rtl w:val="0"/>
        </w:rPr>
        <w:t xml:space="preserve">Throughput is defined as the </w:t>
      </w:r>
      <w:r w:rsidDel="00000000" w:rsidR="00000000" w:rsidRPr="00000000">
        <w:rPr>
          <w:sz w:val="38"/>
          <w:szCs w:val="38"/>
          <w:rtl w:val="0"/>
        </w:rPr>
        <w:t xml:space="preserve">measure of how many units of information a system can process in a given amount of time</w:t>
      </w:r>
    </w:p>
    <w:p w:rsidR="00000000" w:rsidDel="00000000" w:rsidP="00000000" w:rsidRDefault="00000000" w:rsidRPr="00000000" w14:paraId="00000097">
      <w:pPr>
        <w:numPr>
          <w:ilvl w:val="1"/>
          <w:numId w:val="93"/>
        </w:numPr>
        <w:ind w:left="1440" w:hanging="360"/>
        <w:rPr>
          <w:sz w:val="38"/>
          <w:szCs w:val="38"/>
          <w:u w:val="none"/>
        </w:rPr>
      </w:pPr>
      <w:r w:rsidDel="00000000" w:rsidR="00000000" w:rsidRPr="00000000">
        <w:rPr>
          <w:sz w:val="38"/>
          <w:szCs w:val="38"/>
          <w:rtl w:val="0"/>
        </w:rPr>
        <w:t xml:space="preserve">Instantaneous: throughput at a certain point</w:t>
      </w:r>
    </w:p>
    <w:p w:rsidR="00000000" w:rsidDel="00000000" w:rsidP="00000000" w:rsidRDefault="00000000" w:rsidRPr="00000000" w14:paraId="00000098">
      <w:pPr>
        <w:numPr>
          <w:ilvl w:val="1"/>
          <w:numId w:val="93"/>
        </w:numPr>
        <w:ind w:left="1440" w:hanging="360"/>
        <w:rPr>
          <w:sz w:val="38"/>
          <w:szCs w:val="38"/>
          <w:u w:val="none"/>
        </w:rPr>
      </w:pPr>
      <w:r w:rsidDel="00000000" w:rsidR="00000000" w:rsidRPr="00000000">
        <w:rPr>
          <w:sz w:val="38"/>
          <w:szCs w:val="38"/>
          <w:rtl w:val="0"/>
        </w:rPr>
        <w:t xml:space="preserve">Average: throughput recorded between more than 2 links.</w:t>
      </w:r>
    </w:p>
    <w:p w:rsidR="00000000" w:rsidDel="00000000" w:rsidP="00000000" w:rsidRDefault="00000000" w:rsidRPr="00000000" w14:paraId="00000099">
      <w:pPr>
        <w:numPr>
          <w:ilvl w:val="1"/>
          <w:numId w:val="93"/>
        </w:numPr>
        <w:ind w:left="1440" w:hanging="360"/>
        <w:rPr>
          <w:sz w:val="38"/>
          <w:szCs w:val="38"/>
          <w:u w:val="none"/>
        </w:rPr>
      </w:pPr>
      <w:r w:rsidDel="00000000" w:rsidR="00000000" w:rsidRPr="00000000">
        <w:rPr>
          <w:sz w:val="38"/>
          <w:szCs w:val="38"/>
          <w:rtl w:val="0"/>
        </w:rPr>
        <w:t xml:space="preserve">A bottleneck link is defined as the limiting link, i.e. a link with the slowest transfer speed.</w:t>
      </w:r>
    </w:p>
    <w:p w:rsidR="00000000" w:rsidDel="00000000" w:rsidP="00000000" w:rsidRDefault="00000000" w:rsidRPr="00000000" w14:paraId="0000009A">
      <w:pPr>
        <w:ind w:left="0" w:firstLine="0"/>
        <w:rPr>
          <w:color w:val="0000ff"/>
          <w:sz w:val="38"/>
          <w:szCs w:val="38"/>
          <w:u w:val="single"/>
        </w:rPr>
      </w:pPr>
      <w:r w:rsidDel="00000000" w:rsidR="00000000" w:rsidRPr="00000000">
        <w:rPr>
          <w:rtl w:val="0"/>
        </w:rPr>
      </w:r>
    </w:p>
    <w:p w:rsidR="00000000" w:rsidDel="00000000" w:rsidP="00000000" w:rsidRDefault="00000000" w:rsidRPr="00000000" w14:paraId="0000009B">
      <w:pPr>
        <w:ind w:left="0" w:firstLine="0"/>
        <w:rPr>
          <w:color w:val="0000ff"/>
          <w:sz w:val="38"/>
          <w:szCs w:val="38"/>
          <w:u w:val="single"/>
        </w:rPr>
      </w:pPr>
      <w:r w:rsidDel="00000000" w:rsidR="00000000" w:rsidRPr="00000000">
        <w:rPr>
          <w:color w:val="0000ff"/>
          <w:sz w:val="38"/>
          <w:szCs w:val="38"/>
          <w:u w:val="single"/>
          <w:rtl w:val="0"/>
        </w:rPr>
        <w:t xml:space="preserve">Basic terminology used in Computer</w:t>
      </w:r>
    </w:p>
    <w:p w:rsidR="00000000" w:rsidDel="00000000" w:rsidP="00000000" w:rsidRDefault="00000000" w:rsidRPr="00000000" w14:paraId="0000009C">
      <w:pPr>
        <w:numPr>
          <w:ilvl w:val="0"/>
          <w:numId w:val="135"/>
        </w:numPr>
        <w:ind w:left="720" w:hanging="360"/>
        <w:rPr>
          <w:color w:val="202122"/>
          <w:sz w:val="38"/>
          <w:szCs w:val="38"/>
          <w:u w:val="none"/>
        </w:rPr>
      </w:pPr>
      <w:r w:rsidDel="00000000" w:rsidR="00000000" w:rsidRPr="00000000">
        <w:rPr>
          <w:color w:val="202122"/>
          <w:sz w:val="38"/>
          <w:szCs w:val="38"/>
          <w:rtl w:val="0"/>
        </w:rPr>
        <w:t xml:space="preserve">Hard-wired: it refers to anything that is physically connected to a server, such as workstations, computers, and printers.</w:t>
      </w:r>
    </w:p>
    <w:p w:rsidR="00000000" w:rsidDel="00000000" w:rsidP="00000000" w:rsidRDefault="00000000" w:rsidRPr="00000000" w14:paraId="0000009D">
      <w:pPr>
        <w:numPr>
          <w:ilvl w:val="0"/>
          <w:numId w:val="135"/>
        </w:numPr>
        <w:ind w:left="720" w:hanging="360"/>
        <w:rPr>
          <w:color w:val="202122"/>
          <w:sz w:val="38"/>
          <w:szCs w:val="38"/>
          <w:u w:val="none"/>
        </w:rPr>
      </w:pPr>
      <w:r w:rsidDel="00000000" w:rsidR="00000000" w:rsidRPr="00000000">
        <w:rPr>
          <w:color w:val="202122"/>
          <w:sz w:val="38"/>
          <w:szCs w:val="38"/>
          <w:rtl w:val="0"/>
        </w:rPr>
        <w:t xml:space="preserve">Network interface: it is a</w:t>
      </w:r>
      <w:r w:rsidDel="00000000" w:rsidR="00000000" w:rsidRPr="00000000">
        <w:rPr>
          <w:color w:val="202124"/>
          <w:sz w:val="24"/>
          <w:szCs w:val="24"/>
          <w:highlight w:val="white"/>
          <w:rtl w:val="0"/>
        </w:rPr>
        <w:t xml:space="preserve"> </w:t>
      </w:r>
      <w:r w:rsidDel="00000000" w:rsidR="00000000" w:rsidRPr="00000000">
        <w:rPr>
          <w:sz w:val="38"/>
          <w:szCs w:val="38"/>
          <w:rtl w:val="0"/>
        </w:rPr>
        <w:t xml:space="preserve">network-specific software that communicates with the network-specific device driver, this allows the computer with the installed software to access the internet.</w:t>
      </w:r>
    </w:p>
    <w:p w:rsidR="00000000" w:rsidDel="00000000" w:rsidP="00000000" w:rsidRDefault="00000000" w:rsidRPr="00000000" w14:paraId="0000009E">
      <w:pPr>
        <w:numPr>
          <w:ilvl w:val="0"/>
          <w:numId w:val="135"/>
        </w:numPr>
        <w:ind w:left="720" w:hanging="360"/>
        <w:rPr>
          <w:color w:val="202122"/>
          <w:sz w:val="38"/>
          <w:szCs w:val="38"/>
          <w:u w:val="none"/>
        </w:rPr>
      </w:pPr>
      <w:r w:rsidDel="00000000" w:rsidR="00000000" w:rsidRPr="00000000">
        <w:rPr>
          <w:color w:val="202122"/>
          <w:sz w:val="38"/>
          <w:szCs w:val="38"/>
          <w:rtl w:val="0"/>
        </w:rPr>
        <w:t xml:space="preserve"> Network: a link between a plug, or a connector or into a port or a jack.</w:t>
      </w:r>
    </w:p>
    <w:p w:rsidR="00000000" w:rsidDel="00000000" w:rsidP="00000000" w:rsidRDefault="00000000" w:rsidRPr="00000000" w14:paraId="0000009F">
      <w:pPr>
        <w:numPr>
          <w:ilvl w:val="0"/>
          <w:numId w:val="135"/>
        </w:numPr>
        <w:ind w:left="720" w:hanging="360"/>
        <w:rPr>
          <w:color w:val="202122"/>
          <w:sz w:val="38"/>
          <w:szCs w:val="38"/>
          <w:u w:val="none"/>
        </w:rPr>
      </w:pPr>
      <w:r w:rsidDel="00000000" w:rsidR="00000000" w:rsidRPr="00000000">
        <w:rPr>
          <w:color w:val="202122"/>
          <w:sz w:val="38"/>
          <w:szCs w:val="38"/>
          <w:rtl w:val="0"/>
        </w:rPr>
        <w:t xml:space="preserve">Gateway: A network node used to connect 2 networks, it also serves an entry and exit point.</w:t>
      </w:r>
    </w:p>
    <w:p w:rsidR="00000000" w:rsidDel="00000000" w:rsidP="00000000" w:rsidRDefault="00000000" w:rsidRPr="00000000" w14:paraId="000000A0">
      <w:pPr>
        <w:numPr>
          <w:ilvl w:val="0"/>
          <w:numId w:val="135"/>
        </w:numPr>
        <w:ind w:left="720" w:hanging="360"/>
        <w:rPr>
          <w:color w:val="202122"/>
          <w:sz w:val="38"/>
          <w:szCs w:val="38"/>
          <w:u w:val="none"/>
        </w:rPr>
      </w:pPr>
      <w:r w:rsidDel="00000000" w:rsidR="00000000" w:rsidRPr="00000000">
        <w:rPr>
          <w:color w:val="202122"/>
          <w:sz w:val="38"/>
          <w:szCs w:val="38"/>
          <w:rtl w:val="0"/>
        </w:rPr>
        <w:t xml:space="preserve">Bandwidth: it is the </w:t>
      </w:r>
      <w:r w:rsidDel="00000000" w:rsidR="00000000" w:rsidRPr="00000000">
        <w:rPr>
          <w:sz w:val="38"/>
          <w:szCs w:val="38"/>
          <w:rtl w:val="0"/>
        </w:rPr>
        <w:t xml:space="preserve">measure of the data transfer rate or capacity of a given network</w:t>
      </w:r>
    </w:p>
    <w:p w:rsidR="00000000" w:rsidDel="00000000" w:rsidP="00000000" w:rsidRDefault="00000000" w:rsidRPr="00000000" w14:paraId="000000A1">
      <w:pPr>
        <w:ind w:left="0" w:firstLine="0"/>
        <w:rPr>
          <w:color w:val="0000ff"/>
          <w:sz w:val="38"/>
          <w:szCs w:val="38"/>
          <w:highlight w:val="white"/>
          <w:u w:val="single"/>
        </w:rPr>
      </w:pPr>
      <w:r w:rsidDel="00000000" w:rsidR="00000000" w:rsidRPr="00000000">
        <w:rPr>
          <w:color w:val="0000ff"/>
          <w:sz w:val="38"/>
          <w:szCs w:val="38"/>
          <w:highlight w:val="white"/>
          <w:u w:val="single"/>
          <w:rtl w:val="0"/>
        </w:rPr>
        <w:t xml:space="preserve">CONNECTIONS:</w:t>
      </w:r>
    </w:p>
    <w:p w:rsidR="00000000" w:rsidDel="00000000" w:rsidP="00000000" w:rsidRDefault="00000000" w:rsidRPr="00000000" w14:paraId="000000A2">
      <w:pPr>
        <w:numPr>
          <w:ilvl w:val="0"/>
          <w:numId w:val="116"/>
        </w:numPr>
        <w:ind w:left="720" w:hanging="360"/>
        <w:rPr>
          <w:color w:val="202124"/>
          <w:sz w:val="38"/>
          <w:szCs w:val="38"/>
          <w:highlight w:val="white"/>
          <w:u w:val="none"/>
        </w:rPr>
      </w:pPr>
      <w:r w:rsidDel="00000000" w:rsidR="00000000" w:rsidRPr="00000000">
        <w:rPr>
          <w:color w:val="202124"/>
          <w:sz w:val="38"/>
          <w:szCs w:val="38"/>
          <w:highlight w:val="white"/>
          <w:rtl w:val="0"/>
        </w:rPr>
        <w:t xml:space="preserve">There are 2 types of connections:</w:t>
      </w:r>
    </w:p>
    <w:p w:rsidR="00000000" w:rsidDel="00000000" w:rsidP="00000000" w:rsidRDefault="00000000" w:rsidRPr="00000000" w14:paraId="000000A3">
      <w:pPr>
        <w:numPr>
          <w:ilvl w:val="1"/>
          <w:numId w:val="116"/>
        </w:numPr>
        <w:ind w:left="1440" w:hanging="360"/>
        <w:rPr>
          <w:color w:val="202124"/>
          <w:sz w:val="38"/>
          <w:szCs w:val="38"/>
          <w:highlight w:val="white"/>
          <w:u w:val="none"/>
        </w:rPr>
      </w:pPr>
      <w:r w:rsidDel="00000000" w:rsidR="00000000" w:rsidRPr="00000000">
        <w:rPr>
          <w:color w:val="202124"/>
          <w:sz w:val="38"/>
          <w:szCs w:val="38"/>
          <w:highlight w:val="white"/>
          <w:rtl w:val="0"/>
        </w:rPr>
        <w:t xml:space="preserve">Point to point:</w:t>
      </w:r>
    </w:p>
    <w:p w:rsidR="00000000" w:rsidDel="00000000" w:rsidP="00000000" w:rsidRDefault="00000000" w:rsidRPr="00000000" w14:paraId="000000A4">
      <w:pPr>
        <w:numPr>
          <w:ilvl w:val="2"/>
          <w:numId w:val="116"/>
        </w:numPr>
        <w:ind w:left="2160" w:hanging="360"/>
        <w:rPr>
          <w:color w:val="202124"/>
          <w:sz w:val="38"/>
          <w:szCs w:val="38"/>
          <w:highlight w:val="white"/>
          <w:u w:val="none"/>
        </w:rPr>
      </w:pPr>
      <w:r w:rsidDel="00000000" w:rsidR="00000000" w:rsidRPr="00000000">
        <w:rPr>
          <w:color w:val="202124"/>
          <w:sz w:val="38"/>
          <w:szCs w:val="38"/>
          <w:highlight w:val="white"/>
          <w:rtl w:val="0"/>
        </w:rPr>
        <w:t xml:space="preserve">A single path or link between 2 devices </w:t>
      </w:r>
    </w:p>
    <w:p w:rsidR="00000000" w:rsidDel="00000000" w:rsidP="00000000" w:rsidRDefault="00000000" w:rsidRPr="00000000" w14:paraId="000000A5">
      <w:pPr>
        <w:numPr>
          <w:ilvl w:val="1"/>
          <w:numId w:val="116"/>
        </w:numPr>
        <w:ind w:left="1440" w:hanging="360"/>
        <w:rPr>
          <w:color w:val="202124"/>
          <w:sz w:val="38"/>
          <w:szCs w:val="38"/>
          <w:highlight w:val="white"/>
          <w:u w:val="none"/>
        </w:rPr>
      </w:pPr>
      <w:r w:rsidDel="00000000" w:rsidR="00000000" w:rsidRPr="00000000">
        <w:rPr>
          <w:color w:val="202124"/>
          <w:sz w:val="38"/>
          <w:szCs w:val="38"/>
          <w:highlight w:val="white"/>
          <w:rtl w:val="0"/>
        </w:rPr>
        <w:t xml:space="preserve">Multipoint:</w:t>
      </w:r>
    </w:p>
    <w:p w:rsidR="00000000" w:rsidDel="00000000" w:rsidP="00000000" w:rsidRDefault="00000000" w:rsidRPr="00000000" w14:paraId="000000A6">
      <w:pPr>
        <w:numPr>
          <w:ilvl w:val="2"/>
          <w:numId w:val="116"/>
        </w:numPr>
        <w:ind w:left="2160" w:hanging="360"/>
        <w:rPr>
          <w:color w:val="202124"/>
          <w:sz w:val="38"/>
          <w:szCs w:val="38"/>
          <w:highlight w:val="white"/>
          <w:u w:val="none"/>
        </w:rPr>
      </w:pPr>
      <w:r w:rsidDel="00000000" w:rsidR="00000000" w:rsidRPr="00000000">
        <w:rPr>
          <w:color w:val="202124"/>
          <w:sz w:val="38"/>
          <w:szCs w:val="38"/>
          <w:highlight w:val="white"/>
          <w:rtl w:val="0"/>
        </w:rPr>
        <w:t xml:space="preserve">Multiple paths between 2 devices.</w:t>
      </w:r>
    </w:p>
    <w:p w:rsidR="00000000" w:rsidDel="00000000" w:rsidP="00000000" w:rsidRDefault="00000000" w:rsidRPr="00000000" w14:paraId="000000A7">
      <w:pPr>
        <w:ind w:left="0" w:firstLine="0"/>
        <w:rPr>
          <w:color w:val="0000ff"/>
          <w:sz w:val="38"/>
          <w:szCs w:val="38"/>
          <w:highlight w:val="white"/>
          <w:u w:val="single"/>
        </w:rPr>
      </w:pPr>
      <w:r w:rsidDel="00000000" w:rsidR="00000000" w:rsidRPr="00000000">
        <w:rPr>
          <w:color w:val="0000ff"/>
          <w:sz w:val="38"/>
          <w:szCs w:val="38"/>
          <w:highlight w:val="white"/>
          <w:u w:val="single"/>
          <w:rtl w:val="0"/>
        </w:rPr>
        <w:t xml:space="preserve">PHYSICAL TOPOLOGY:</w:t>
      </w:r>
    </w:p>
    <w:p w:rsidR="00000000" w:rsidDel="00000000" w:rsidP="00000000" w:rsidRDefault="00000000" w:rsidRPr="00000000" w14:paraId="000000A8">
      <w:pPr>
        <w:numPr>
          <w:ilvl w:val="0"/>
          <w:numId w:val="113"/>
        </w:numPr>
        <w:ind w:left="720" w:hanging="360"/>
        <w:rPr>
          <w:sz w:val="38"/>
          <w:szCs w:val="38"/>
          <w:highlight w:val="white"/>
          <w:u w:val="none"/>
        </w:rPr>
      </w:pPr>
      <w:r w:rsidDel="00000000" w:rsidR="00000000" w:rsidRPr="00000000">
        <w:rPr>
          <w:sz w:val="38"/>
          <w:szCs w:val="38"/>
          <w:highlight w:val="white"/>
          <w:rtl w:val="0"/>
        </w:rPr>
        <w:t xml:space="preserve">There are 5 type of topology:</w:t>
      </w:r>
    </w:p>
    <w:p w:rsidR="00000000" w:rsidDel="00000000" w:rsidP="00000000" w:rsidRDefault="00000000" w:rsidRPr="00000000" w14:paraId="000000A9">
      <w:pPr>
        <w:numPr>
          <w:ilvl w:val="1"/>
          <w:numId w:val="113"/>
        </w:numPr>
        <w:ind w:left="1440" w:hanging="360"/>
        <w:rPr>
          <w:sz w:val="38"/>
          <w:szCs w:val="38"/>
          <w:highlight w:val="white"/>
          <w:u w:val="none"/>
        </w:rPr>
      </w:pPr>
      <w:r w:rsidDel="00000000" w:rsidR="00000000" w:rsidRPr="00000000">
        <w:rPr>
          <w:sz w:val="38"/>
          <w:szCs w:val="38"/>
          <w:highlight w:val="white"/>
          <w:rtl w:val="0"/>
        </w:rPr>
        <w:t xml:space="preserve">Mesh</w:t>
      </w:r>
    </w:p>
    <w:p w:rsidR="00000000" w:rsidDel="00000000" w:rsidP="00000000" w:rsidRDefault="00000000" w:rsidRPr="00000000" w14:paraId="000000AA">
      <w:pPr>
        <w:numPr>
          <w:ilvl w:val="2"/>
          <w:numId w:val="113"/>
        </w:numPr>
        <w:ind w:left="2160" w:hanging="360"/>
        <w:rPr>
          <w:sz w:val="38"/>
          <w:szCs w:val="38"/>
          <w:highlight w:val="white"/>
          <w:u w:val="none"/>
        </w:rPr>
      </w:pPr>
      <w:r w:rsidDel="00000000" w:rsidR="00000000" w:rsidRPr="00000000">
        <w:rPr>
          <w:sz w:val="38"/>
          <w:szCs w:val="38"/>
          <w:highlight w:val="white"/>
          <w:rtl w:val="0"/>
        </w:rPr>
        <w:t xml:space="preserve">All devices are connected to each other</w:t>
      </w:r>
    </w:p>
    <w:p w:rsidR="00000000" w:rsidDel="00000000" w:rsidP="00000000" w:rsidRDefault="00000000" w:rsidRPr="00000000" w14:paraId="000000AB">
      <w:pPr>
        <w:numPr>
          <w:ilvl w:val="1"/>
          <w:numId w:val="113"/>
        </w:numPr>
        <w:ind w:left="1440" w:hanging="360"/>
        <w:rPr>
          <w:sz w:val="38"/>
          <w:szCs w:val="38"/>
          <w:highlight w:val="white"/>
          <w:u w:val="none"/>
        </w:rPr>
      </w:pPr>
      <w:r w:rsidDel="00000000" w:rsidR="00000000" w:rsidRPr="00000000">
        <w:rPr>
          <w:sz w:val="38"/>
          <w:szCs w:val="38"/>
          <w:highlight w:val="white"/>
          <w:rtl w:val="0"/>
        </w:rPr>
        <w:t xml:space="preserve">Star</w:t>
      </w:r>
    </w:p>
    <w:p w:rsidR="00000000" w:rsidDel="00000000" w:rsidP="00000000" w:rsidRDefault="00000000" w:rsidRPr="00000000" w14:paraId="000000AC">
      <w:pPr>
        <w:numPr>
          <w:ilvl w:val="2"/>
          <w:numId w:val="113"/>
        </w:numPr>
        <w:ind w:left="2160" w:hanging="360"/>
        <w:rPr>
          <w:sz w:val="38"/>
          <w:szCs w:val="38"/>
          <w:highlight w:val="white"/>
          <w:u w:val="none"/>
        </w:rPr>
      </w:pPr>
      <w:r w:rsidDel="00000000" w:rsidR="00000000" w:rsidRPr="00000000">
        <w:rPr>
          <w:sz w:val="38"/>
          <w:szCs w:val="38"/>
          <w:highlight w:val="white"/>
          <w:rtl w:val="0"/>
        </w:rPr>
        <w:t xml:space="preserve">All devices are connected to a central node/sever</w:t>
      </w:r>
    </w:p>
    <w:p w:rsidR="00000000" w:rsidDel="00000000" w:rsidP="00000000" w:rsidRDefault="00000000" w:rsidRPr="00000000" w14:paraId="000000AD">
      <w:pPr>
        <w:numPr>
          <w:ilvl w:val="1"/>
          <w:numId w:val="113"/>
        </w:numPr>
        <w:ind w:left="1440" w:hanging="360"/>
        <w:rPr>
          <w:sz w:val="38"/>
          <w:szCs w:val="38"/>
          <w:highlight w:val="white"/>
          <w:u w:val="none"/>
        </w:rPr>
      </w:pPr>
      <w:r w:rsidDel="00000000" w:rsidR="00000000" w:rsidRPr="00000000">
        <w:rPr>
          <w:sz w:val="38"/>
          <w:szCs w:val="38"/>
          <w:highlight w:val="white"/>
          <w:rtl w:val="0"/>
        </w:rPr>
        <w:t xml:space="preserve">Bus</w:t>
      </w:r>
    </w:p>
    <w:p w:rsidR="00000000" w:rsidDel="00000000" w:rsidP="00000000" w:rsidRDefault="00000000" w:rsidRPr="00000000" w14:paraId="000000AE">
      <w:pPr>
        <w:numPr>
          <w:ilvl w:val="2"/>
          <w:numId w:val="113"/>
        </w:numPr>
        <w:ind w:left="2160" w:hanging="360"/>
        <w:rPr>
          <w:sz w:val="38"/>
          <w:szCs w:val="38"/>
          <w:highlight w:val="white"/>
          <w:u w:val="none"/>
        </w:rPr>
      </w:pPr>
      <w:r w:rsidDel="00000000" w:rsidR="00000000" w:rsidRPr="00000000">
        <w:rPr>
          <w:sz w:val="38"/>
          <w:szCs w:val="38"/>
          <w:highlight w:val="white"/>
          <w:rtl w:val="0"/>
        </w:rPr>
        <w:t xml:space="preserve">All devices are connected in serial way, or just by 1 cable</w:t>
      </w:r>
    </w:p>
    <w:p w:rsidR="00000000" w:rsidDel="00000000" w:rsidP="00000000" w:rsidRDefault="00000000" w:rsidRPr="00000000" w14:paraId="000000AF">
      <w:pPr>
        <w:numPr>
          <w:ilvl w:val="1"/>
          <w:numId w:val="113"/>
        </w:numPr>
        <w:ind w:left="1440" w:hanging="360"/>
        <w:rPr>
          <w:sz w:val="38"/>
          <w:szCs w:val="38"/>
          <w:highlight w:val="white"/>
          <w:u w:val="none"/>
        </w:rPr>
      </w:pPr>
      <w:r w:rsidDel="00000000" w:rsidR="00000000" w:rsidRPr="00000000">
        <w:rPr>
          <w:sz w:val="38"/>
          <w:szCs w:val="38"/>
          <w:highlight w:val="white"/>
          <w:rtl w:val="0"/>
        </w:rPr>
        <w:t xml:space="preserve">Ring</w:t>
      </w:r>
    </w:p>
    <w:p w:rsidR="00000000" w:rsidDel="00000000" w:rsidP="00000000" w:rsidRDefault="00000000" w:rsidRPr="00000000" w14:paraId="000000B0">
      <w:pPr>
        <w:numPr>
          <w:ilvl w:val="2"/>
          <w:numId w:val="113"/>
        </w:numPr>
        <w:ind w:left="2160" w:hanging="360"/>
        <w:rPr>
          <w:sz w:val="38"/>
          <w:szCs w:val="38"/>
          <w:highlight w:val="white"/>
          <w:u w:val="none"/>
        </w:rPr>
      </w:pPr>
      <w:r w:rsidDel="00000000" w:rsidR="00000000" w:rsidRPr="00000000">
        <w:rPr>
          <w:sz w:val="38"/>
          <w:szCs w:val="38"/>
          <w:highlight w:val="white"/>
          <w:rtl w:val="0"/>
        </w:rPr>
        <w:t xml:space="preserve">All devices connected to a central cable which loops back to the first node</w:t>
      </w:r>
    </w:p>
    <w:p w:rsidR="00000000" w:rsidDel="00000000" w:rsidP="00000000" w:rsidRDefault="00000000" w:rsidRPr="00000000" w14:paraId="000000B1">
      <w:pPr>
        <w:numPr>
          <w:ilvl w:val="1"/>
          <w:numId w:val="113"/>
        </w:numPr>
        <w:ind w:left="1440" w:hanging="360"/>
        <w:rPr>
          <w:sz w:val="38"/>
          <w:szCs w:val="38"/>
          <w:highlight w:val="white"/>
          <w:u w:val="none"/>
        </w:rPr>
      </w:pPr>
      <w:r w:rsidDel="00000000" w:rsidR="00000000" w:rsidRPr="00000000">
        <w:rPr>
          <w:sz w:val="38"/>
          <w:szCs w:val="38"/>
          <w:highlight w:val="white"/>
          <w:rtl w:val="0"/>
        </w:rPr>
        <w:t xml:space="preserve">Tree</w:t>
      </w:r>
    </w:p>
    <w:p w:rsidR="00000000" w:rsidDel="00000000" w:rsidP="00000000" w:rsidRDefault="00000000" w:rsidRPr="00000000" w14:paraId="000000B2">
      <w:pPr>
        <w:numPr>
          <w:ilvl w:val="2"/>
          <w:numId w:val="113"/>
        </w:numPr>
        <w:ind w:left="2160" w:hanging="360"/>
        <w:rPr>
          <w:sz w:val="38"/>
          <w:szCs w:val="38"/>
          <w:highlight w:val="white"/>
          <w:u w:val="none"/>
        </w:rPr>
      </w:pPr>
      <w:r w:rsidDel="00000000" w:rsidR="00000000" w:rsidRPr="00000000">
        <w:rPr>
          <w:sz w:val="38"/>
          <w:szCs w:val="38"/>
          <w:highlight w:val="white"/>
          <w:rtl w:val="0"/>
        </w:rPr>
        <w:t xml:space="preserve">Multiple nodes are connected to a serial line. Each node then branches out to form smaller sub branches.</w:t>
      </w:r>
    </w:p>
    <w:p w:rsidR="00000000" w:rsidDel="00000000" w:rsidP="00000000" w:rsidRDefault="00000000" w:rsidRPr="00000000" w14:paraId="000000B3">
      <w:pPr>
        <w:ind w:left="0" w:firstLine="0"/>
        <w:rPr>
          <w:sz w:val="38"/>
          <w:szCs w:val="3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-110489</wp:posOffset>
            </wp:positionH>
            <wp:positionV relativeFrom="paragraph">
              <wp:posOffset>388620</wp:posOffset>
            </wp:positionV>
            <wp:extent cx="7641621" cy="4000500"/>
            <wp:effectExtent b="0" l="0" r="0" t="0"/>
            <wp:wrapNone/>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641621" cy="4000500"/>
                    </a:xfrm>
                    <a:prstGeom prst="rect"/>
                    <a:ln/>
                  </pic:spPr>
                </pic:pic>
              </a:graphicData>
            </a:graphic>
          </wp:anchor>
        </w:drawing>
      </w:r>
    </w:p>
    <w:tbl>
      <w:tblPr>
        <w:tblStyle w:val="Table1"/>
        <w:tblW w:w="13275.0" w:type="dxa"/>
        <w:jc w:val="left"/>
        <w:tblInd w:w="-1430.39024390243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75"/>
        <w:tblGridChange w:id="0">
          <w:tblGrid>
            <w:gridCol w:w="13275"/>
          </w:tblGrid>
        </w:tblGridChange>
      </w:tblGrid>
      <w:tr>
        <w:trPr>
          <w:cantSplit w:val="0"/>
          <w:trHeight w:val="6596.3566120426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8"/>
                <w:szCs w:val="38"/>
                <w:highlight w:val="white"/>
              </w:rPr>
            </w:pPr>
            <w:r w:rsidDel="00000000" w:rsidR="00000000" w:rsidRPr="00000000">
              <w:rPr>
                <w:rtl w:val="0"/>
              </w:rPr>
            </w:r>
          </w:p>
        </w:tc>
      </w:tr>
    </w:tbl>
    <w:p w:rsidR="00000000" w:rsidDel="00000000" w:rsidP="00000000" w:rsidRDefault="00000000" w:rsidRPr="00000000" w14:paraId="000000B5">
      <w:pPr>
        <w:ind w:left="0" w:firstLine="0"/>
        <w:rPr>
          <w:sz w:val="38"/>
          <w:szCs w:val="38"/>
          <w:highlight w:val="white"/>
        </w:rPr>
      </w:pPr>
      <w:r w:rsidDel="00000000" w:rsidR="00000000" w:rsidRPr="00000000">
        <w:rPr>
          <w:rtl w:val="0"/>
        </w:rPr>
      </w:r>
    </w:p>
    <w:p w:rsidR="00000000" w:rsidDel="00000000" w:rsidP="00000000" w:rsidRDefault="00000000" w:rsidRPr="00000000" w14:paraId="000000B6">
      <w:pPr>
        <w:ind w:left="0" w:firstLine="0"/>
        <w:rPr>
          <w:color w:val="0000ff"/>
          <w:sz w:val="38"/>
          <w:szCs w:val="38"/>
          <w:highlight w:val="white"/>
          <w:u w:val="single"/>
        </w:rPr>
      </w:pPr>
      <w:r w:rsidDel="00000000" w:rsidR="00000000" w:rsidRPr="00000000">
        <w:rPr>
          <w:color w:val="0000ff"/>
          <w:sz w:val="38"/>
          <w:szCs w:val="38"/>
          <w:highlight w:val="white"/>
          <w:u w:val="single"/>
          <w:rtl w:val="0"/>
        </w:rPr>
        <w:t xml:space="preserve">CATEGORIES OF NETWORKS:</w:t>
      </w:r>
    </w:p>
    <w:p w:rsidR="00000000" w:rsidDel="00000000" w:rsidP="00000000" w:rsidRDefault="00000000" w:rsidRPr="00000000" w14:paraId="000000B7">
      <w:pPr>
        <w:numPr>
          <w:ilvl w:val="0"/>
          <w:numId w:val="130"/>
        </w:numPr>
        <w:ind w:left="720" w:hanging="360"/>
        <w:rPr>
          <w:sz w:val="38"/>
          <w:szCs w:val="38"/>
          <w:highlight w:val="white"/>
          <w:u w:val="none"/>
        </w:rPr>
      </w:pPr>
      <w:r w:rsidDel="00000000" w:rsidR="00000000" w:rsidRPr="00000000">
        <w:rPr>
          <w:sz w:val="38"/>
          <w:szCs w:val="38"/>
          <w:highlight w:val="white"/>
          <w:rtl w:val="0"/>
        </w:rPr>
        <w:t xml:space="preserve">There are 4 categories of networks:</w:t>
      </w:r>
    </w:p>
    <w:p w:rsidR="00000000" w:rsidDel="00000000" w:rsidP="00000000" w:rsidRDefault="00000000" w:rsidRPr="00000000" w14:paraId="000000B8">
      <w:pPr>
        <w:numPr>
          <w:ilvl w:val="0"/>
          <w:numId w:val="130"/>
        </w:numPr>
        <w:ind w:left="720" w:hanging="360"/>
        <w:rPr>
          <w:sz w:val="38"/>
          <w:szCs w:val="38"/>
          <w:highlight w:val="white"/>
          <w:u w:val="none"/>
        </w:rPr>
      </w:pPr>
      <w:r w:rsidDel="00000000" w:rsidR="00000000" w:rsidRPr="00000000">
        <w:rPr>
          <w:sz w:val="38"/>
          <w:szCs w:val="38"/>
          <w:highlight w:val="white"/>
          <w:rtl w:val="0"/>
        </w:rPr>
        <w:t xml:space="preserve">PAN( personal area network): it usually refers to the smallest type of network, such as a home network.</w:t>
      </w:r>
    </w:p>
    <w:p w:rsidR="00000000" w:rsidDel="00000000" w:rsidP="00000000" w:rsidRDefault="00000000" w:rsidRPr="00000000" w14:paraId="000000B9">
      <w:pPr>
        <w:numPr>
          <w:ilvl w:val="0"/>
          <w:numId w:val="130"/>
        </w:numPr>
        <w:ind w:left="720" w:hanging="360"/>
        <w:rPr>
          <w:sz w:val="38"/>
          <w:szCs w:val="38"/>
          <w:highlight w:val="white"/>
          <w:u w:val="none"/>
        </w:rPr>
      </w:pPr>
      <w:r w:rsidDel="00000000" w:rsidR="00000000" w:rsidRPr="00000000">
        <w:rPr>
          <w:sz w:val="38"/>
          <w:szCs w:val="38"/>
          <w:highlight w:val="white"/>
          <w:rtl w:val="0"/>
        </w:rPr>
        <w:t xml:space="preserve">LAN(Local area network): It refers to a network composed of multiple PANs, such as the network your entire neighbourhood is connected to. </w:t>
      </w:r>
    </w:p>
    <w:p w:rsidR="00000000" w:rsidDel="00000000" w:rsidP="00000000" w:rsidRDefault="00000000" w:rsidRPr="00000000" w14:paraId="000000BA">
      <w:pPr>
        <w:numPr>
          <w:ilvl w:val="0"/>
          <w:numId w:val="130"/>
        </w:numPr>
        <w:ind w:left="720" w:hanging="360"/>
        <w:rPr>
          <w:sz w:val="38"/>
          <w:szCs w:val="38"/>
          <w:highlight w:val="white"/>
          <w:u w:val="none"/>
        </w:rPr>
      </w:pPr>
      <w:r w:rsidDel="00000000" w:rsidR="00000000" w:rsidRPr="00000000">
        <w:rPr>
          <w:sz w:val="38"/>
          <w:szCs w:val="38"/>
          <w:highlight w:val="white"/>
          <w:rtl w:val="0"/>
        </w:rPr>
        <w:t xml:space="preserve">MAN(metropolitan area network): it refers to networks composed of multiple LANs, such as the network your entire city is connected to</w:t>
      </w:r>
    </w:p>
    <w:p w:rsidR="00000000" w:rsidDel="00000000" w:rsidP="00000000" w:rsidRDefault="00000000" w:rsidRPr="00000000" w14:paraId="000000BB">
      <w:pPr>
        <w:numPr>
          <w:ilvl w:val="0"/>
          <w:numId w:val="130"/>
        </w:numPr>
        <w:ind w:left="720" w:hanging="360"/>
        <w:rPr>
          <w:sz w:val="38"/>
          <w:szCs w:val="38"/>
          <w:highlight w:val="white"/>
          <w:u w:val="none"/>
        </w:rPr>
      </w:pPr>
      <w:r w:rsidDel="00000000" w:rsidR="00000000" w:rsidRPr="00000000">
        <w:rPr>
          <w:sz w:val="38"/>
          <w:szCs w:val="38"/>
          <w:highlight w:val="white"/>
          <w:rtl w:val="0"/>
        </w:rPr>
        <w:t xml:space="preserve">WAN (wide area network): it refers to the networks composed of multiple MANs, LANs, and PANs. It is the largest type of network. A good example of this is the nation ISP.</w:t>
      </w:r>
    </w:p>
    <w:p w:rsidR="00000000" w:rsidDel="00000000" w:rsidP="00000000" w:rsidRDefault="00000000" w:rsidRPr="00000000" w14:paraId="000000BC">
      <w:pPr>
        <w:ind w:left="0" w:firstLine="0"/>
        <w:rPr>
          <w:color w:val="0000ff"/>
          <w:sz w:val="38"/>
          <w:szCs w:val="38"/>
          <w:highlight w:val="white"/>
          <w:u w:val="single"/>
        </w:rPr>
      </w:pPr>
      <w:r w:rsidDel="00000000" w:rsidR="00000000" w:rsidRPr="00000000">
        <w:rPr>
          <w:color w:val="0000ff"/>
          <w:sz w:val="38"/>
          <w:szCs w:val="38"/>
          <w:highlight w:val="white"/>
          <w:u w:val="single"/>
          <w:rtl w:val="0"/>
        </w:rPr>
        <w:t xml:space="preserve">LAYERING AND PROTOCOLS:</w:t>
      </w:r>
    </w:p>
    <w:p w:rsidR="00000000" w:rsidDel="00000000" w:rsidP="00000000" w:rsidRDefault="00000000" w:rsidRPr="00000000" w14:paraId="000000BD">
      <w:pPr>
        <w:ind w:left="0" w:firstLine="0"/>
        <w:rPr>
          <w:color w:val="202124"/>
          <w:sz w:val="38"/>
          <w:szCs w:val="38"/>
          <w:highlight w:val="white"/>
        </w:rPr>
      </w:pPr>
      <w:r w:rsidDel="00000000" w:rsidR="00000000" w:rsidRPr="00000000">
        <w:rPr>
          <w:color w:val="202124"/>
          <w:sz w:val="38"/>
          <w:szCs w:val="38"/>
          <w:highlight w:val="white"/>
          <w:rtl w:val="0"/>
        </w:rPr>
        <w:t xml:space="preserve">What is layering:</w:t>
      </w:r>
    </w:p>
    <w:p w:rsidR="00000000" w:rsidDel="00000000" w:rsidP="00000000" w:rsidRDefault="00000000" w:rsidRPr="00000000" w14:paraId="000000BE">
      <w:pPr>
        <w:numPr>
          <w:ilvl w:val="0"/>
          <w:numId w:val="65"/>
        </w:numPr>
        <w:ind w:left="1440" w:hanging="360"/>
        <w:rPr>
          <w:sz w:val="38"/>
          <w:szCs w:val="38"/>
          <w:highlight w:val="white"/>
          <w:u w:val="none"/>
        </w:rPr>
      </w:pPr>
      <w:r w:rsidDel="00000000" w:rsidR="00000000" w:rsidRPr="00000000">
        <w:rPr>
          <w:sz w:val="38"/>
          <w:szCs w:val="38"/>
          <w:highlight w:val="white"/>
          <w:rtl w:val="0"/>
        </w:rPr>
        <w:t xml:space="preserve">It refers to the different protocols, softwares and hardwares a chunk of data goes through from sender and receiver.</w:t>
      </w:r>
    </w:p>
    <w:p w:rsidR="00000000" w:rsidDel="00000000" w:rsidP="00000000" w:rsidRDefault="00000000" w:rsidRPr="00000000" w14:paraId="000000BF">
      <w:pPr>
        <w:numPr>
          <w:ilvl w:val="0"/>
          <w:numId w:val="65"/>
        </w:numPr>
        <w:ind w:left="1440" w:hanging="360"/>
        <w:rPr>
          <w:sz w:val="38"/>
          <w:szCs w:val="38"/>
          <w:highlight w:val="white"/>
          <w:u w:val="none"/>
        </w:rPr>
      </w:pPr>
      <w:r w:rsidDel="00000000" w:rsidR="00000000" w:rsidRPr="00000000">
        <w:rPr>
          <w:sz w:val="38"/>
          <w:szCs w:val="38"/>
          <w:highlight w:val="white"/>
          <w:rtl w:val="0"/>
        </w:rPr>
        <w:t xml:space="preserve">This has many benefits:</w:t>
      </w:r>
    </w:p>
    <w:p w:rsidR="00000000" w:rsidDel="00000000" w:rsidP="00000000" w:rsidRDefault="00000000" w:rsidRPr="00000000" w14:paraId="000000C0">
      <w:pPr>
        <w:numPr>
          <w:ilvl w:val="1"/>
          <w:numId w:val="65"/>
        </w:numPr>
        <w:ind w:left="2160" w:hanging="360"/>
        <w:rPr>
          <w:sz w:val="38"/>
          <w:szCs w:val="38"/>
          <w:highlight w:val="white"/>
          <w:u w:val="none"/>
        </w:rPr>
      </w:pPr>
      <w:r w:rsidDel="00000000" w:rsidR="00000000" w:rsidRPr="00000000">
        <w:rPr>
          <w:sz w:val="38"/>
          <w:szCs w:val="38"/>
          <w:highlight w:val="white"/>
          <w:rtl w:val="0"/>
        </w:rPr>
        <w:t xml:space="preserve"> It allows for the modularization of the system. This means each layer’s components can easily be upgraded, changed or removed.</w:t>
      </w:r>
    </w:p>
    <w:p w:rsidR="00000000" w:rsidDel="00000000" w:rsidP="00000000" w:rsidRDefault="00000000" w:rsidRPr="00000000" w14:paraId="000000C1">
      <w:pPr>
        <w:numPr>
          <w:ilvl w:val="1"/>
          <w:numId w:val="65"/>
        </w:numPr>
        <w:ind w:left="2160" w:hanging="360"/>
        <w:rPr>
          <w:sz w:val="38"/>
          <w:szCs w:val="38"/>
          <w:highlight w:val="white"/>
          <w:u w:val="none"/>
        </w:rPr>
      </w:pPr>
      <w:r w:rsidDel="00000000" w:rsidR="00000000" w:rsidRPr="00000000">
        <w:rPr>
          <w:sz w:val="38"/>
          <w:szCs w:val="38"/>
          <w:highlight w:val="white"/>
          <w:rtl w:val="0"/>
        </w:rPr>
        <w:t xml:space="preserve">It also allows us to track data more easily,  and hence makes resolving bugs easier.</w:t>
      </w:r>
    </w:p>
    <w:p w:rsidR="00000000" w:rsidDel="00000000" w:rsidP="00000000" w:rsidRDefault="00000000" w:rsidRPr="00000000" w14:paraId="000000C2">
      <w:pPr>
        <w:numPr>
          <w:ilvl w:val="1"/>
          <w:numId w:val="65"/>
        </w:numPr>
        <w:ind w:left="2160" w:hanging="360"/>
        <w:rPr>
          <w:sz w:val="38"/>
          <w:szCs w:val="38"/>
          <w:highlight w:val="white"/>
          <w:u w:val="none"/>
        </w:rPr>
      </w:pPr>
      <w:r w:rsidDel="00000000" w:rsidR="00000000" w:rsidRPr="00000000">
        <w:rPr>
          <w:sz w:val="38"/>
          <w:szCs w:val="38"/>
          <w:highlight w:val="white"/>
          <w:rtl w:val="0"/>
        </w:rPr>
        <w:t xml:space="preserve">  It also breaks a complicated process into manageable chunks of data.</w:t>
      </w:r>
    </w:p>
    <w:p w:rsidR="00000000" w:rsidDel="00000000" w:rsidP="00000000" w:rsidRDefault="00000000" w:rsidRPr="00000000" w14:paraId="000000C3">
      <w:pPr>
        <w:ind w:left="0" w:firstLine="0"/>
        <w:rPr>
          <w:sz w:val="38"/>
          <w:szCs w:val="38"/>
          <w:highlight w:val="white"/>
        </w:rPr>
      </w:pPr>
      <w:r w:rsidDel="00000000" w:rsidR="00000000" w:rsidRPr="00000000">
        <w:rPr>
          <w:rtl w:val="0"/>
        </w:rPr>
      </w:r>
    </w:p>
    <w:p w:rsidR="00000000" w:rsidDel="00000000" w:rsidP="00000000" w:rsidRDefault="00000000" w:rsidRPr="00000000" w14:paraId="000000C4">
      <w:pPr>
        <w:ind w:left="0" w:firstLine="0"/>
        <w:rPr>
          <w:sz w:val="38"/>
          <w:szCs w:val="38"/>
          <w:highlight w:val="white"/>
        </w:rPr>
      </w:pPr>
      <w:r w:rsidDel="00000000" w:rsidR="00000000" w:rsidRPr="00000000">
        <w:rPr>
          <w:rtl w:val="0"/>
        </w:rPr>
      </w:r>
    </w:p>
    <w:p w:rsidR="00000000" w:rsidDel="00000000" w:rsidP="00000000" w:rsidRDefault="00000000" w:rsidRPr="00000000" w14:paraId="000000C5">
      <w:pPr>
        <w:ind w:left="0" w:firstLine="0"/>
        <w:rPr>
          <w:sz w:val="38"/>
          <w:szCs w:val="38"/>
          <w:highlight w:val="white"/>
        </w:rPr>
      </w:pPr>
      <w:r w:rsidDel="00000000" w:rsidR="00000000" w:rsidRPr="00000000">
        <w:rPr>
          <w:rtl w:val="0"/>
        </w:rPr>
      </w:r>
    </w:p>
    <w:p w:rsidR="00000000" w:rsidDel="00000000" w:rsidP="00000000" w:rsidRDefault="00000000" w:rsidRPr="00000000" w14:paraId="000000C6">
      <w:pPr>
        <w:ind w:left="0" w:firstLine="0"/>
        <w:rPr>
          <w:sz w:val="38"/>
          <w:szCs w:val="38"/>
          <w:highlight w:val="white"/>
        </w:rPr>
      </w:pPr>
      <w:r w:rsidDel="00000000" w:rsidR="00000000" w:rsidRPr="00000000">
        <w:rPr>
          <w:rtl w:val="0"/>
        </w:rPr>
      </w:r>
    </w:p>
    <w:p w:rsidR="00000000" w:rsidDel="00000000" w:rsidP="00000000" w:rsidRDefault="00000000" w:rsidRPr="00000000" w14:paraId="000000C7">
      <w:pPr>
        <w:ind w:left="0" w:firstLine="0"/>
        <w:rPr>
          <w:sz w:val="38"/>
          <w:szCs w:val="38"/>
          <w:highlight w:val="white"/>
        </w:rPr>
      </w:pPr>
      <w:r w:rsidDel="00000000" w:rsidR="00000000" w:rsidRPr="00000000">
        <w:rPr>
          <w:rtl w:val="0"/>
        </w:rPr>
      </w:r>
    </w:p>
    <w:p w:rsidR="00000000" w:rsidDel="00000000" w:rsidP="00000000" w:rsidRDefault="00000000" w:rsidRPr="00000000" w14:paraId="000000C8">
      <w:pPr>
        <w:numPr>
          <w:ilvl w:val="0"/>
          <w:numId w:val="65"/>
        </w:numPr>
        <w:ind w:left="1440" w:hanging="360"/>
        <w:rPr>
          <w:sz w:val="38"/>
          <w:szCs w:val="38"/>
          <w:highlight w:val="white"/>
          <w:u w:val="none"/>
        </w:rPr>
      </w:pPr>
      <w:r w:rsidDel="00000000" w:rsidR="00000000" w:rsidRPr="00000000">
        <w:rPr>
          <w:sz w:val="38"/>
          <w:szCs w:val="38"/>
          <w:highlight w:val="white"/>
          <w:rtl w:val="0"/>
        </w:rPr>
        <w:t xml:space="preserve">There are 2 types of layering models:</w:t>
      </w:r>
    </w:p>
    <w:p w:rsidR="00000000" w:rsidDel="00000000" w:rsidP="00000000" w:rsidRDefault="00000000" w:rsidRPr="00000000" w14:paraId="000000C9">
      <w:pPr>
        <w:numPr>
          <w:ilvl w:val="1"/>
          <w:numId w:val="65"/>
        </w:numPr>
        <w:ind w:left="2160" w:hanging="360"/>
        <w:rPr>
          <w:sz w:val="38"/>
          <w:szCs w:val="38"/>
          <w:highlight w:val="white"/>
          <w:u w:val="none"/>
        </w:rPr>
      </w:pPr>
      <w:r w:rsidDel="00000000" w:rsidR="00000000" w:rsidRPr="00000000">
        <w:rPr>
          <w:sz w:val="38"/>
          <w:szCs w:val="38"/>
          <w:highlight w:val="white"/>
          <w:rtl w:val="0"/>
        </w:rPr>
        <w:t xml:space="preserve">OSI:</w:t>
      </w:r>
    </w:p>
    <w:p w:rsidR="00000000" w:rsidDel="00000000" w:rsidP="00000000" w:rsidRDefault="00000000" w:rsidRPr="00000000" w14:paraId="000000CA">
      <w:pPr>
        <w:numPr>
          <w:ilvl w:val="2"/>
          <w:numId w:val="65"/>
        </w:numPr>
        <w:ind w:left="2880" w:hanging="360"/>
        <w:rPr>
          <w:sz w:val="38"/>
          <w:szCs w:val="38"/>
        </w:rPr>
      </w:pPr>
      <w:r w:rsidDel="00000000" w:rsidR="00000000" w:rsidRPr="00000000">
        <w:rPr>
          <w:sz w:val="38"/>
          <w:szCs w:val="38"/>
          <w:rtl w:val="0"/>
        </w:rPr>
        <w:t xml:space="preserve">The Open Systems Interconnection (OSI) model describes seven layers that computer systems use to communicate over a network.</w:t>
      </w:r>
    </w:p>
    <w:p w:rsidR="00000000" w:rsidDel="00000000" w:rsidP="00000000" w:rsidRDefault="00000000" w:rsidRPr="00000000" w14:paraId="000000CB">
      <w:pPr>
        <w:numPr>
          <w:ilvl w:val="2"/>
          <w:numId w:val="65"/>
        </w:numPr>
        <w:ind w:left="2880" w:hanging="360"/>
        <w:rPr>
          <w:sz w:val="38"/>
          <w:szCs w:val="38"/>
          <w:u w:val="none"/>
        </w:rPr>
      </w:pPr>
      <w:r w:rsidDel="00000000" w:rsidR="00000000" w:rsidRPr="00000000">
        <w:rPr>
          <w:sz w:val="38"/>
          <w:szCs w:val="38"/>
          <w:rtl w:val="0"/>
        </w:rPr>
        <w:t xml:space="preserve">This is a theoretical model.</w:t>
      </w:r>
      <w:r w:rsidDel="00000000" w:rsidR="00000000" w:rsidRPr="00000000">
        <w:rPr>
          <w:rtl w:val="0"/>
        </w:rPr>
      </w:r>
    </w:p>
    <w:p w:rsidR="00000000" w:rsidDel="00000000" w:rsidP="00000000" w:rsidRDefault="00000000" w:rsidRPr="00000000" w14:paraId="000000CC">
      <w:pPr>
        <w:numPr>
          <w:ilvl w:val="1"/>
          <w:numId w:val="65"/>
        </w:numPr>
        <w:ind w:left="2160" w:hanging="360"/>
        <w:rPr>
          <w:sz w:val="38"/>
          <w:szCs w:val="38"/>
          <w:highlight w:val="white"/>
          <w:u w:val="none"/>
        </w:rPr>
      </w:pPr>
      <w:r w:rsidDel="00000000" w:rsidR="00000000" w:rsidRPr="00000000">
        <w:rPr>
          <w:sz w:val="38"/>
          <w:szCs w:val="38"/>
          <w:highlight w:val="white"/>
          <w:rtl w:val="0"/>
        </w:rPr>
        <w:t xml:space="preserve">TCP/IP:</w:t>
      </w:r>
    </w:p>
    <w:p w:rsidR="00000000" w:rsidDel="00000000" w:rsidP="00000000" w:rsidRDefault="00000000" w:rsidRPr="00000000" w14:paraId="000000CD">
      <w:pPr>
        <w:numPr>
          <w:ilvl w:val="2"/>
          <w:numId w:val="65"/>
        </w:numPr>
        <w:ind w:left="2880" w:hanging="360"/>
        <w:rPr>
          <w:sz w:val="38"/>
          <w:szCs w:val="38"/>
          <w:highlight w:val="white"/>
          <w:u w:val="none"/>
        </w:rPr>
      </w:pPr>
      <w:r w:rsidDel="00000000" w:rsidR="00000000" w:rsidRPr="00000000">
        <w:rPr>
          <w:sz w:val="38"/>
          <w:szCs w:val="38"/>
          <w:rtl w:val="0"/>
        </w:rPr>
        <w:t xml:space="preserve">It stands for Transmission Control Protocol/Internet Protocol. </w:t>
      </w:r>
    </w:p>
    <w:p w:rsidR="00000000" w:rsidDel="00000000" w:rsidP="00000000" w:rsidRDefault="00000000" w:rsidRPr="00000000" w14:paraId="000000CE">
      <w:pPr>
        <w:numPr>
          <w:ilvl w:val="2"/>
          <w:numId w:val="65"/>
        </w:numPr>
        <w:ind w:left="2880" w:hanging="360"/>
        <w:rPr>
          <w:sz w:val="38"/>
          <w:szCs w:val="38"/>
          <w:highlight w:val="white"/>
          <w:u w:val="none"/>
        </w:rPr>
      </w:pPr>
      <w:r w:rsidDel="00000000" w:rsidR="00000000" w:rsidRPr="00000000">
        <w:rPr>
          <w:sz w:val="38"/>
          <w:szCs w:val="38"/>
          <w:rtl w:val="0"/>
        </w:rPr>
        <w:t xml:space="preserve">The TCP/IP model is a concise version of the OSI model. It contains four layers, unlike seven layers in the OSI model. The layers are: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257175</wp:posOffset>
            </wp:positionH>
            <wp:positionV relativeFrom="paragraph">
              <wp:posOffset>1352550</wp:posOffset>
            </wp:positionV>
            <wp:extent cx="6207094" cy="4510345"/>
            <wp:effectExtent b="0" l="0" r="0" t="0"/>
            <wp:wrapNone/>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07094" cy="4510345"/>
                    </a:xfrm>
                    <a:prstGeom prst="rect"/>
                    <a:ln/>
                  </pic:spPr>
                </pic:pic>
              </a:graphicData>
            </a:graphic>
          </wp:anchor>
        </w:drawing>
      </w:r>
    </w:p>
    <w:p w:rsidR="00000000" w:rsidDel="00000000" w:rsidP="00000000" w:rsidRDefault="00000000" w:rsidRPr="00000000" w14:paraId="000000CF">
      <w:pPr>
        <w:ind w:left="0" w:firstLine="0"/>
        <w:rPr>
          <w:sz w:val="38"/>
          <w:szCs w:val="38"/>
          <w:highlight w:val="white"/>
        </w:rPr>
      </w:pPr>
      <w:r w:rsidDel="00000000" w:rsidR="00000000" w:rsidRPr="00000000">
        <w:rPr>
          <w:rtl w:val="0"/>
        </w:rPr>
      </w:r>
    </w:p>
    <w:p w:rsidR="00000000" w:rsidDel="00000000" w:rsidP="00000000" w:rsidRDefault="00000000" w:rsidRPr="00000000" w14:paraId="000000D0">
      <w:pPr>
        <w:ind w:left="0" w:firstLine="0"/>
        <w:rPr>
          <w:sz w:val="38"/>
          <w:szCs w:val="38"/>
          <w:highlight w:val="white"/>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ind w:left="0" w:firstLine="0"/>
        <w:rPr>
          <w:sz w:val="34"/>
          <w:szCs w:val="34"/>
        </w:rPr>
      </w:pPr>
      <w:r w:rsidDel="00000000" w:rsidR="00000000" w:rsidRPr="00000000">
        <w:rPr>
          <w:rtl w:val="0"/>
        </w:rPr>
      </w:r>
    </w:p>
    <w:p w:rsidR="00000000" w:rsidDel="00000000" w:rsidP="00000000" w:rsidRDefault="00000000" w:rsidRPr="00000000" w14:paraId="000000D4">
      <w:pPr>
        <w:ind w:left="0" w:firstLine="0"/>
        <w:rPr>
          <w:sz w:val="32"/>
          <w:szCs w:val="32"/>
          <w:u w:val="single"/>
        </w:rPr>
      </w:pPr>
      <w:r w:rsidDel="00000000" w:rsidR="00000000" w:rsidRPr="00000000">
        <w:rPr>
          <w:rtl w:val="0"/>
        </w:rPr>
      </w:r>
    </w:p>
    <w:p w:rsidR="00000000" w:rsidDel="00000000" w:rsidP="00000000" w:rsidRDefault="00000000" w:rsidRPr="00000000" w14:paraId="000000D5">
      <w:pPr>
        <w:ind w:left="0" w:firstLine="0"/>
        <w:rPr>
          <w:sz w:val="32"/>
          <w:szCs w:val="32"/>
          <w:u w:val="single"/>
        </w:rPr>
      </w:pPr>
      <w:r w:rsidDel="00000000" w:rsidR="00000000" w:rsidRPr="00000000">
        <w:rPr>
          <w:rtl w:val="0"/>
        </w:rPr>
      </w:r>
    </w:p>
    <w:p w:rsidR="00000000" w:rsidDel="00000000" w:rsidP="00000000" w:rsidRDefault="00000000" w:rsidRPr="00000000" w14:paraId="000000D6">
      <w:pPr>
        <w:ind w:left="0" w:firstLine="0"/>
        <w:rPr>
          <w:sz w:val="32"/>
          <w:szCs w:val="32"/>
          <w:u w:val="single"/>
        </w:rPr>
      </w:pPr>
      <w:r w:rsidDel="00000000" w:rsidR="00000000" w:rsidRPr="00000000">
        <w:rPr>
          <w:rtl w:val="0"/>
        </w:rPr>
      </w:r>
    </w:p>
    <w:p w:rsidR="00000000" w:rsidDel="00000000" w:rsidP="00000000" w:rsidRDefault="00000000" w:rsidRPr="00000000" w14:paraId="000000D7">
      <w:pPr>
        <w:ind w:left="0" w:firstLine="0"/>
        <w:rPr>
          <w:sz w:val="32"/>
          <w:szCs w:val="32"/>
          <w:u w:val="single"/>
        </w:rPr>
      </w:pPr>
      <w:r w:rsidDel="00000000" w:rsidR="00000000" w:rsidRPr="00000000">
        <w:rPr>
          <w:rtl w:val="0"/>
        </w:rPr>
      </w:r>
    </w:p>
    <w:p w:rsidR="00000000" w:rsidDel="00000000" w:rsidP="00000000" w:rsidRDefault="00000000" w:rsidRPr="00000000" w14:paraId="000000D8">
      <w:pPr>
        <w:ind w:left="0" w:firstLine="0"/>
        <w:rPr>
          <w:sz w:val="32"/>
          <w:szCs w:val="32"/>
          <w:u w:val="single"/>
        </w:rPr>
      </w:pPr>
      <w:r w:rsidDel="00000000" w:rsidR="00000000" w:rsidRPr="00000000">
        <w:rPr>
          <w:rtl w:val="0"/>
        </w:rPr>
      </w:r>
    </w:p>
    <w:p w:rsidR="00000000" w:rsidDel="00000000" w:rsidP="00000000" w:rsidRDefault="00000000" w:rsidRPr="00000000" w14:paraId="000000D9">
      <w:pPr>
        <w:ind w:left="0" w:firstLine="0"/>
        <w:rPr>
          <w:sz w:val="32"/>
          <w:szCs w:val="32"/>
          <w:u w:val="single"/>
        </w:rPr>
      </w:pPr>
      <w:r w:rsidDel="00000000" w:rsidR="00000000" w:rsidRPr="00000000">
        <w:rPr>
          <w:rtl w:val="0"/>
        </w:rPr>
      </w:r>
    </w:p>
    <w:p w:rsidR="00000000" w:rsidDel="00000000" w:rsidP="00000000" w:rsidRDefault="00000000" w:rsidRPr="00000000" w14:paraId="000000DA">
      <w:pPr>
        <w:ind w:left="0" w:firstLine="0"/>
        <w:rPr>
          <w:sz w:val="32"/>
          <w:szCs w:val="32"/>
          <w:u w:val="single"/>
        </w:rPr>
      </w:pPr>
      <w:r w:rsidDel="00000000" w:rsidR="00000000" w:rsidRPr="00000000">
        <w:rPr>
          <w:rtl w:val="0"/>
        </w:rPr>
      </w:r>
    </w:p>
    <w:p w:rsidR="00000000" w:rsidDel="00000000" w:rsidP="00000000" w:rsidRDefault="00000000" w:rsidRPr="00000000" w14:paraId="000000DB">
      <w:pPr>
        <w:ind w:left="0" w:firstLine="0"/>
        <w:rPr>
          <w:sz w:val="32"/>
          <w:szCs w:val="32"/>
          <w:u w:val="single"/>
        </w:rPr>
      </w:pPr>
      <w:r w:rsidDel="00000000" w:rsidR="00000000" w:rsidRPr="00000000">
        <w:rPr>
          <w:rtl w:val="0"/>
        </w:rPr>
      </w:r>
    </w:p>
    <w:p w:rsidR="00000000" w:rsidDel="00000000" w:rsidP="00000000" w:rsidRDefault="00000000" w:rsidRPr="00000000" w14:paraId="000000DC">
      <w:pPr>
        <w:ind w:left="0" w:firstLine="0"/>
        <w:rPr>
          <w:sz w:val="32"/>
          <w:szCs w:val="32"/>
          <w:u w:val="single"/>
        </w:rPr>
      </w:pPr>
      <w:r w:rsidDel="00000000" w:rsidR="00000000" w:rsidRPr="00000000">
        <w:rPr>
          <w:rtl w:val="0"/>
        </w:rPr>
      </w:r>
    </w:p>
    <w:p w:rsidR="00000000" w:rsidDel="00000000" w:rsidP="00000000" w:rsidRDefault="00000000" w:rsidRPr="00000000" w14:paraId="000000DD">
      <w:pPr>
        <w:ind w:left="0" w:firstLine="0"/>
        <w:rPr>
          <w:sz w:val="32"/>
          <w:szCs w:val="32"/>
          <w:u w:val="single"/>
        </w:rPr>
      </w:pPr>
      <w:r w:rsidDel="00000000" w:rsidR="00000000" w:rsidRPr="00000000">
        <w:rPr>
          <w:rtl w:val="0"/>
        </w:rPr>
      </w:r>
    </w:p>
    <w:p w:rsidR="00000000" w:rsidDel="00000000" w:rsidP="00000000" w:rsidRDefault="00000000" w:rsidRPr="00000000" w14:paraId="000000DE">
      <w:pPr>
        <w:ind w:left="0" w:firstLine="0"/>
        <w:rPr>
          <w:sz w:val="32"/>
          <w:szCs w:val="32"/>
          <w:u w:val="single"/>
        </w:rPr>
      </w:pPr>
      <w:r w:rsidDel="00000000" w:rsidR="00000000" w:rsidRPr="00000000">
        <w:rPr>
          <w:rtl w:val="0"/>
        </w:rPr>
      </w:r>
    </w:p>
    <w:p w:rsidR="00000000" w:rsidDel="00000000" w:rsidP="00000000" w:rsidRDefault="00000000" w:rsidRPr="00000000" w14:paraId="000000DF">
      <w:pPr>
        <w:ind w:left="0" w:firstLine="0"/>
        <w:rPr>
          <w:color w:val="0000ff"/>
          <w:sz w:val="38"/>
          <w:szCs w:val="38"/>
          <w:u w:val="single"/>
        </w:rPr>
      </w:pPr>
      <w:r w:rsidDel="00000000" w:rsidR="00000000" w:rsidRPr="00000000">
        <w:rPr>
          <w:rtl w:val="0"/>
        </w:rPr>
      </w:r>
    </w:p>
    <w:p w:rsidR="00000000" w:rsidDel="00000000" w:rsidP="00000000" w:rsidRDefault="00000000" w:rsidRPr="00000000" w14:paraId="000000E0">
      <w:pPr>
        <w:ind w:left="0" w:firstLine="0"/>
        <w:rPr>
          <w:color w:val="0000ff"/>
          <w:sz w:val="38"/>
          <w:szCs w:val="38"/>
          <w:u w:val="single"/>
        </w:rPr>
      </w:pPr>
      <w:r w:rsidDel="00000000" w:rsidR="00000000" w:rsidRPr="00000000">
        <w:rPr>
          <w:color w:val="0000ff"/>
          <w:sz w:val="38"/>
          <w:szCs w:val="38"/>
          <w:u w:val="single"/>
          <w:rtl w:val="0"/>
        </w:rPr>
        <w:t xml:space="preserve">ENCAPSULATION:</w:t>
      </w:r>
    </w:p>
    <w:p w:rsidR="00000000" w:rsidDel="00000000" w:rsidP="00000000" w:rsidRDefault="00000000" w:rsidRPr="00000000" w14:paraId="000000E1">
      <w:pPr>
        <w:numPr>
          <w:ilvl w:val="0"/>
          <w:numId w:val="81"/>
        </w:numPr>
        <w:ind w:left="720" w:hanging="360"/>
        <w:rPr>
          <w:color w:val="202122"/>
          <w:sz w:val="38"/>
          <w:szCs w:val="38"/>
          <w:u w:val="none"/>
        </w:rPr>
      </w:pPr>
      <w:r w:rsidDel="00000000" w:rsidR="00000000" w:rsidRPr="00000000">
        <w:rPr>
          <w:color w:val="202122"/>
          <w:sz w:val="38"/>
          <w:szCs w:val="38"/>
          <w:rtl w:val="0"/>
        </w:rPr>
        <w:t xml:space="preserve">When we want to send or receive data over the internet it must pass through each of these layers.</w:t>
      </w:r>
    </w:p>
    <w:p w:rsidR="00000000" w:rsidDel="00000000" w:rsidP="00000000" w:rsidRDefault="00000000" w:rsidRPr="00000000" w14:paraId="000000E2">
      <w:pPr>
        <w:numPr>
          <w:ilvl w:val="0"/>
          <w:numId w:val="81"/>
        </w:numPr>
        <w:ind w:left="720" w:hanging="360"/>
        <w:rPr>
          <w:color w:val="202122"/>
          <w:sz w:val="38"/>
          <w:szCs w:val="38"/>
          <w:u w:val="none"/>
        </w:rPr>
      </w:pPr>
      <w:r w:rsidDel="00000000" w:rsidR="00000000" w:rsidRPr="00000000">
        <w:rPr>
          <w:color w:val="202122"/>
          <w:sz w:val="38"/>
          <w:szCs w:val="38"/>
          <w:rtl w:val="0"/>
        </w:rPr>
        <w:t xml:space="preserve">When the data enters a new layer, a header is attached to the message, to ensure that it doesn’t get lost,it is later removed when it reaches the destination’s corresponding layer, this process is known as encapsulation.</w:t>
      </w:r>
    </w:p>
    <w:p w:rsidR="00000000" w:rsidDel="00000000" w:rsidP="00000000" w:rsidRDefault="00000000" w:rsidRPr="00000000" w14:paraId="000000E3">
      <w:pPr>
        <w:numPr>
          <w:ilvl w:val="0"/>
          <w:numId w:val="81"/>
        </w:numPr>
        <w:ind w:left="720" w:hanging="360"/>
        <w:rPr>
          <w:color w:val="202122"/>
          <w:sz w:val="38"/>
          <w:szCs w:val="38"/>
          <w:u w:val="none"/>
        </w:rPr>
      </w:pPr>
      <w:r w:rsidDel="00000000" w:rsidR="00000000" w:rsidRPr="00000000">
        <w:rPr>
          <w:color w:val="202122"/>
          <w:sz w:val="38"/>
          <w:szCs w:val="38"/>
          <w:rtl w:val="0"/>
        </w:rPr>
        <w:t xml:space="preserve">Let's have a step by step look at this process.</w:t>
      </w:r>
    </w:p>
    <w:tbl>
      <w:tblPr>
        <w:tblStyle w:val="Table2"/>
        <w:tblW w:w="10588.804878048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4498.804878048782"/>
        <w:tblGridChange w:id="0">
          <w:tblGrid>
            <w:gridCol w:w="6090"/>
            <w:gridCol w:w="4498.80487804878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02122"/>
                <w:sz w:val="38"/>
                <w:szCs w:val="38"/>
              </w:rPr>
            </w:pPr>
            <w:r w:rsidDel="00000000" w:rsidR="00000000" w:rsidRPr="00000000">
              <w:rPr>
                <w:color w:val="202122"/>
                <w:sz w:val="38"/>
                <w:szCs w:val="38"/>
                <w:rtl w:val="0"/>
              </w:rPr>
              <w:t xml:space="preserve">Fist the message is generated by the user, and is sent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bl>
            <w:tblPr>
              <w:tblStyle w:val="Table3"/>
              <w:tblW w:w="586.9512195121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951219512195"/>
              <w:tblGridChange w:id="0">
                <w:tblGrid>
                  <w:gridCol w:w="586.951219512195"/>
                </w:tblGrid>
              </w:tblGridChange>
            </w:tblGrid>
            <w:tr>
              <w:trPr>
                <w:cantSplit w:val="0"/>
                <w:tblHeader w:val="0"/>
              </w:trPr>
              <w:tc>
                <w:tcPr>
                  <w:shd w:fill="ff0000"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M</w:t>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02122"/>
                <w:sz w:val="38"/>
                <w:szCs w:val="38"/>
              </w:rPr>
            </w:pPr>
            <w:r w:rsidDel="00000000" w:rsidR="00000000" w:rsidRPr="00000000">
              <w:rPr>
                <w:color w:val="202122"/>
                <w:sz w:val="38"/>
                <w:szCs w:val="38"/>
                <w:rtl w:val="0"/>
              </w:rPr>
              <w:t xml:space="preserve">The transport layer then adds the corresponding header the message is now called a segment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bl>
            <w:tblPr>
              <w:tblStyle w:val="Table4"/>
              <w:tblW w:w="1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tblGridChange w:id="0">
                <w:tblGrid>
                  <w:gridCol w:w="855"/>
                  <w:gridCol w:w="855"/>
                </w:tblGrid>
              </w:tblGridChange>
            </w:tblGrid>
            <w:tr>
              <w:trPr>
                <w:cantSplit w:val="0"/>
                <w:trHeight w:val="646.962890625" w:hRule="atLeast"/>
                <w:tblHeader w:val="0"/>
              </w:trPr>
              <w:tc>
                <w:tcPr>
                  <w:shd w:fill="ff00ff"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M</w:t>
                  </w:r>
                </w:p>
              </w:tc>
            </w:tr>
          </w:tbl>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02122"/>
                <w:sz w:val="38"/>
                <w:szCs w:val="38"/>
              </w:rPr>
            </w:pPr>
            <w:r w:rsidDel="00000000" w:rsidR="00000000" w:rsidRPr="00000000">
              <w:rPr>
                <w:color w:val="202122"/>
                <w:sz w:val="38"/>
                <w:szCs w:val="38"/>
                <w:rtl w:val="0"/>
              </w:rPr>
              <w:t xml:space="preserve">Next the network layer add the its own header, the message is now called a datagram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bl>
            <w:tblPr>
              <w:tblStyle w:val="Table5"/>
              <w:tblW w:w="3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110"/>
              <w:gridCol w:w="1110"/>
              <w:tblGridChange w:id="0">
                <w:tblGrid>
                  <w:gridCol w:w="1140"/>
                  <w:gridCol w:w="1110"/>
                  <w:gridCol w:w="1110"/>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ff00f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M</w:t>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c>
      </w:tr>
      <w:tr>
        <w:trPr>
          <w:cantSplit w:val="0"/>
          <w:trHeight w:val="661.962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02122"/>
                <w:sz w:val="34"/>
                <w:szCs w:val="34"/>
              </w:rPr>
            </w:pPr>
            <w:r w:rsidDel="00000000" w:rsidR="00000000" w:rsidRPr="00000000">
              <w:rPr>
                <w:color w:val="202122"/>
                <w:sz w:val="34"/>
                <w:szCs w:val="34"/>
                <w:rtl w:val="0"/>
              </w:rPr>
              <w:t xml:space="preserve">And finally the link layer adds its own header, it is now called a frame. Finally it is sent over the physical network. Where the headers are removed at their corresponding layers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bl>
            <w:tblPr>
              <w:tblStyle w:val="Table6"/>
              <w:tblW w:w="35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85"/>
              <w:gridCol w:w="885"/>
              <w:gridCol w:w="885"/>
              <w:tblGridChange w:id="0">
                <w:tblGrid>
                  <w:gridCol w:w="885"/>
                  <w:gridCol w:w="885"/>
                  <w:gridCol w:w="885"/>
                  <w:gridCol w:w="88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ff00f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H</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color w:val="202122"/>
                      <w:sz w:val="38"/>
                      <w:szCs w:val="38"/>
                      <w:rtl w:val="0"/>
                    </w:rPr>
                    <w:t xml:space="preserve">M</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38"/>
                <w:szCs w:val="38"/>
              </w:rPr>
            </w:pPr>
            <w:r w:rsidDel="00000000" w:rsidR="00000000" w:rsidRPr="00000000">
              <w:rPr>
                <w:rtl w:val="0"/>
              </w:rPr>
            </w:r>
          </w:p>
        </w:tc>
      </w:tr>
    </w:tbl>
    <w:p w:rsidR="00000000" w:rsidDel="00000000" w:rsidP="00000000" w:rsidRDefault="00000000" w:rsidRPr="00000000" w14:paraId="000000FA">
      <w:pPr>
        <w:ind w:left="0" w:firstLine="0"/>
        <w:rPr>
          <w:b w:val="1"/>
          <w:color w:val="202122"/>
          <w:sz w:val="38"/>
          <w:szCs w:val="38"/>
          <w:u w:val="single"/>
        </w:rPr>
      </w:pPr>
      <w:r w:rsidDel="00000000" w:rsidR="00000000" w:rsidRPr="00000000">
        <w:rPr>
          <w:rtl w:val="0"/>
        </w:rPr>
      </w:r>
    </w:p>
    <w:p w:rsidR="00000000" w:rsidDel="00000000" w:rsidP="00000000" w:rsidRDefault="00000000" w:rsidRPr="00000000" w14:paraId="000000FB">
      <w:pPr>
        <w:ind w:left="0" w:firstLine="0"/>
        <w:rPr>
          <w:b w:val="1"/>
          <w:color w:val="202122"/>
          <w:sz w:val="38"/>
          <w:szCs w:val="38"/>
          <w:u w:val="single"/>
        </w:rPr>
      </w:pPr>
      <w:r w:rsidDel="00000000" w:rsidR="00000000" w:rsidRPr="00000000">
        <w:rPr>
          <w:rtl w:val="0"/>
        </w:rPr>
      </w:r>
    </w:p>
    <w:p w:rsidR="00000000" w:rsidDel="00000000" w:rsidP="00000000" w:rsidRDefault="00000000" w:rsidRPr="00000000" w14:paraId="000000FC">
      <w:pPr>
        <w:ind w:left="0" w:firstLine="0"/>
        <w:rPr>
          <w:b w:val="1"/>
          <w:color w:val="202122"/>
          <w:sz w:val="38"/>
          <w:szCs w:val="38"/>
          <w:u w:val="single"/>
        </w:rPr>
      </w:pPr>
      <w:r w:rsidDel="00000000" w:rsidR="00000000" w:rsidRPr="00000000">
        <w:rPr>
          <w:b w:val="1"/>
          <w:color w:val="202122"/>
          <w:sz w:val="38"/>
          <w:szCs w:val="38"/>
          <w:u w:val="single"/>
          <w:rtl w:val="0"/>
        </w:rPr>
        <w:t xml:space="preserve">Chapter 2: Introduction to cybersecurity:</w:t>
      </w:r>
    </w:p>
    <w:p w:rsidR="00000000" w:rsidDel="00000000" w:rsidP="00000000" w:rsidRDefault="00000000" w:rsidRPr="00000000" w14:paraId="000000FD">
      <w:pPr>
        <w:ind w:left="0" w:firstLine="0"/>
        <w:rPr>
          <w:color w:val="0000ff"/>
          <w:sz w:val="38"/>
          <w:szCs w:val="38"/>
          <w:u w:val="single"/>
        </w:rPr>
      </w:pPr>
      <w:r w:rsidDel="00000000" w:rsidR="00000000" w:rsidRPr="00000000">
        <w:rPr>
          <w:color w:val="0000ff"/>
          <w:sz w:val="38"/>
          <w:szCs w:val="38"/>
          <w:u w:val="single"/>
          <w:rtl w:val="0"/>
        </w:rPr>
        <w:t xml:space="preserve">What is cybersecurity / information security?</w:t>
      </w:r>
    </w:p>
    <w:p w:rsidR="00000000" w:rsidDel="00000000" w:rsidP="00000000" w:rsidRDefault="00000000" w:rsidRPr="00000000" w14:paraId="000000FE">
      <w:pPr>
        <w:numPr>
          <w:ilvl w:val="0"/>
          <w:numId w:val="34"/>
        </w:numPr>
        <w:ind w:left="720" w:hanging="360"/>
        <w:rPr>
          <w:color w:val="202124"/>
          <w:sz w:val="38"/>
          <w:szCs w:val="38"/>
        </w:rPr>
      </w:pPr>
      <w:r w:rsidDel="00000000" w:rsidR="00000000" w:rsidRPr="00000000">
        <w:rPr>
          <w:color w:val="202124"/>
          <w:sz w:val="38"/>
          <w:szCs w:val="38"/>
          <w:rtl w:val="0"/>
        </w:rPr>
        <w:t xml:space="preserve">It is the field of study of computer science that studies the confidentiality, integrity, and availability of a computer system.</w:t>
      </w:r>
    </w:p>
    <w:p w:rsidR="00000000" w:rsidDel="00000000" w:rsidP="00000000" w:rsidRDefault="00000000" w:rsidRPr="00000000" w14:paraId="000000FF">
      <w:pPr>
        <w:numPr>
          <w:ilvl w:val="0"/>
          <w:numId w:val="34"/>
        </w:numPr>
        <w:ind w:left="720" w:hanging="360"/>
        <w:rPr>
          <w:color w:val="202124"/>
          <w:sz w:val="38"/>
          <w:szCs w:val="38"/>
          <w:u w:val="none"/>
        </w:rPr>
      </w:pPr>
      <w:r w:rsidDel="00000000" w:rsidR="00000000" w:rsidRPr="00000000">
        <w:rPr>
          <w:color w:val="202124"/>
          <w:sz w:val="38"/>
          <w:szCs w:val="38"/>
          <w:rtl w:val="0"/>
        </w:rPr>
        <w:t xml:space="preserve">It relates to the protection of a system’s hardware, software, personnel, users, and the digital information present in these assets..</w:t>
      </w:r>
    </w:p>
    <w:p w:rsidR="00000000" w:rsidDel="00000000" w:rsidP="00000000" w:rsidRDefault="00000000" w:rsidRPr="00000000" w14:paraId="00000100">
      <w:pPr>
        <w:numPr>
          <w:ilvl w:val="0"/>
          <w:numId w:val="34"/>
        </w:numPr>
        <w:ind w:left="720" w:hanging="360"/>
        <w:rPr>
          <w:color w:val="202124"/>
          <w:sz w:val="38"/>
          <w:szCs w:val="38"/>
          <w:u w:val="none"/>
        </w:rPr>
      </w:pPr>
      <w:r w:rsidDel="00000000" w:rsidR="00000000" w:rsidRPr="00000000">
        <w:rPr>
          <w:color w:val="202124"/>
          <w:sz w:val="38"/>
          <w:szCs w:val="38"/>
          <w:rtl w:val="0"/>
        </w:rPr>
        <w:t xml:space="preserve">It is an important part of many systems where data security is of the utmost importance such as in banks, in  armies, and the e-commerce sectors of the world.</w:t>
      </w:r>
    </w:p>
    <w:p w:rsidR="00000000" w:rsidDel="00000000" w:rsidP="00000000" w:rsidRDefault="00000000" w:rsidRPr="00000000" w14:paraId="00000101">
      <w:pPr>
        <w:numPr>
          <w:ilvl w:val="0"/>
          <w:numId w:val="34"/>
        </w:numPr>
        <w:ind w:left="720" w:hanging="360"/>
        <w:rPr>
          <w:color w:val="202124"/>
          <w:sz w:val="38"/>
          <w:szCs w:val="38"/>
          <w:u w:val="none"/>
        </w:rPr>
      </w:pPr>
      <w:r w:rsidDel="00000000" w:rsidR="00000000" w:rsidRPr="00000000">
        <w:rPr>
          <w:color w:val="202124"/>
          <w:sz w:val="38"/>
          <w:szCs w:val="38"/>
          <w:rtl w:val="0"/>
        </w:rPr>
        <w:t xml:space="preserve">The goal of information security is to protect data’s integrity, confidentiality and availability, wherever it may be.</w:t>
      </w:r>
    </w:p>
    <w:p w:rsidR="00000000" w:rsidDel="00000000" w:rsidP="00000000" w:rsidRDefault="00000000" w:rsidRPr="00000000" w14:paraId="00000102">
      <w:pPr>
        <w:ind w:left="0" w:firstLine="0"/>
        <w:rPr>
          <w:color w:val="0000ff"/>
          <w:sz w:val="38"/>
          <w:szCs w:val="38"/>
          <w:u w:val="single"/>
        </w:rPr>
      </w:pPr>
      <w:r w:rsidDel="00000000" w:rsidR="00000000" w:rsidRPr="00000000">
        <w:rPr>
          <w:color w:val="0000ff"/>
          <w:sz w:val="38"/>
          <w:szCs w:val="38"/>
          <w:u w:val="single"/>
          <w:rtl w:val="0"/>
        </w:rPr>
        <w:t xml:space="preserve">What challenges do cyber security specialists face?</w:t>
      </w:r>
    </w:p>
    <w:p w:rsidR="00000000" w:rsidDel="00000000" w:rsidP="00000000" w:rsidRDefault="00000000" w:rsidRPr="00000000" w14:paraId="00000103">
      <w:pPr>
        <w:numPr>
          <w:ilvl w:val="0"/>
          <w:numId w:val="14"/>
        </w:numPr>
        <w:ind w:left="720" w:hanging="360"/>
        <w:rPr>
          <w:color w:val="202124"/>
          <w:sz w:val="38"/>
          <w:szCs w:val="38"/>
          <w:u w:val="none"/>
        </w:rPr>
      </w:pPr>
      <w:r w:rsidDel="00000000" w:rsidR="00000000" w:rsidRPr="00000000">
        <w:rPr>
          <w:color w:val="202124"/>
          <w:sz w:val="38"/>
          <w:szCs w:val="38"/>
          <w:rtl w:val="0"/>
        </w:rPr>
        <w:t xml:space="preserve">Due to the continuous evolution of technology, there are many loopholes, back doors, and inadequate procedures which have come about.</w:t>
      </w:r>
    </w:p>
    <w:p w:rsidR="00000000" w:rsidDel="00000000" w:rsidP="00000000" w:rsidRDefault="00000000" w:rsidRPr="00000000" w14:paraId="00000104">
      <w:pPr>
        <w:numPr>
          <w:ilvl w:val="0"/>
          <w:numId w:val="14"/>
        </w:numPr>
        <w:ind w:left="720" w:hanging="360"/>
        <w:rPr>
          <w:color w:val="202124"/>
          <w:sz w:val="38"/>
          <w:szCs w:val="38"/>
          <w:u w:val="none"/>
        </w:rPr>
      </w:pPr>
      <w:r w:rsidDel="00000000" w:rsidR="00000000" w:rsidRPr="00000000">
        <w:rPr>
          <w:color w:val="202124"/>
          <w:sz w:val="38"/>
          <w:szCs w:val="38"/>
          <w:rtl w:val="0"/>
        </w:rPr>
        <w:t xml:space="preserve">From simple booby traps and keyloggers to large scale DDos attacks and operations such as titan rain. Attacks come in almost every form and type available, which makes it difficult to anticipate and prepare for.</w:t>
      </w:r>
    </w:p>
    <w:p w:rsidR="00000000" w:rsidDel="00000000" w:rsidP="00000000" w:rsidRDefault="00000000" w:rsidRPr="00000000" w14:paraId="00000105">
      <w:pPr>
        <w:numPr>
          <w:ilvl w:val="0"/>
          <w:numId w:val="14"/>
        </w:numPr>
        <w:ind w:left="720" w:hanging="360"/>
        <w:rPr>
          <w:color w:val="202124"/>
          <w:sz w:val="38"/>
          <w:szCs w:val="38"/>
          <w:u w:val="none"/>
        </w:rPr>
      </w:pPr>
      <w:r w:rsidDel="00000000" w:rsidR="00000000" w:rsidRPr="00000000">
        <w:rPr>
          <w:color w:val="202124"/>
          <w:sz w:val="38"/>
          <w:szCs w:val="38"/>
          <w:rtl w:val="0"/>
        </w:rPr>
        <w:t xml:space="preserve">Some attacks are not even done by humans ,but by robots or very sophisticated programs.</w:t>
      </w:r>
    </w:p>
    <w:p w:rsidR="00000000" w:rsidDel="00000000" w:rsidP="00000000" w:rsidRDefault="00000000" w:rsidRPr="00000000" w14:paraId="00000106">
      <w:pPr>
        <w:numPr>
          <w:ilvl w:val="0"/>
          <w:numId w:val="14"/>
        </w:numPr>
        <w:ind w:left="720" w:hanging="360"/>
        <w:rPr>
          <w:color w:val="202124"/>
          <w:sz w:val="38"/>
          <w:szCs w:val="38"/>
          <w:u w:val="none"/>
        </w:rPr>
      </w:pPr>
      <w:r w:rsidDel="00000000" w:rsidR="00000000" w:rsidRPr="00000000">
        <w:rPr>
          <w:color w:val="202124"/>
          <w:sz w:val="38"/>
          <w:szCs w:val="38"/>
          <w:rtl w:val="0"/>
        </w:rPr>
        <w:t xml:space="preserve">Similarly, a perpetrator doesn’t use just one pc, many attacks involve multiple pc and systems making it harder to trace the culprit. </w:t>
      </w:r>
    </w:p>
    <w:p w:rsidR="00000000" w:rsidDel="00000000" w:rsidP="00000000" w:rsidRDefault="00000000" w:rsidRPr="00000000" w14:paraId="00000107">
      <w:pPr>
        <w:numPr>
          <w:ilvl w:val="0"/>
          <w:numId w:val="14"/>
        </w:numPr>
        <w:ind w:left="720" w:hanging="360"/>
        <w:rPr>
          <w:color w:val="202124"/>
          <w:sz w:val="38"/>
          <w:szCs w:val="38"/>
          <w:u w:val="none"/>
        </w:rPr>
      </w:pPr>
      <w:r w:rsidDel="00000000" w:rsidR="00000000" w:rsidRPr="00000000">
        <w:rPr>
          <w:color w:val="202124"/>
          <w:sz w:val="38"/>
          <w:szCs w:val="38"/>
          <w:rtl w:val="0"/>
        </w:rPr>
        <w:t xml:space="preserve">By the same reason, it is has become easier to detect vulnerabilities in a system</w:t>
      </w:r>
    </w:p>
    <w:p w:rsidR="00000000" w:rsidDel="00000000" w:rsidP="00000000" w:rsidRDefault="00000000" w:rsidRPr="00000000" w14:paraId="00000108">
      <w:pPr>
        <w:numPr>
          <w:ilvl w:val="0"/>
          <w:numId w:val="14"/>
        </w:numPr>
        <w:ind w:left="720" w:hanging="360"/>
        <w:rPr>
          <w:color w:val="202124"/>
          <w:sz w:val="38"/>
          <w:szCs w:val="38"/>
          <w:u w:val="none"/>
        </w:rPr>
      </w:pPr>
      <w:r w:rsidDel="00000000" w:rsidR="00000000" w:rsidRPr="00000000">
        <w:rPr>
          <w:color w:val="202124"/>
          <w:sz w:val="38"/>
          <w:szCs w:val="38"/>
          <w:rtl w:val="0"/>
        </w:rPr>
        <w:t xml:space="preserve">There is no 1 solution to this problem. As you cannot give the same medicine for cancer to patients with a fever, the same is true for cyber security.</w:t>
      </w:r>
    </w:p>
    <w:p w:rsidR="00000000" w:rsidDel="00000000" w:rsidP="00000000" w:rsidRDefault="00000000" w:rsidRPr="00000000" w14:paraId="00000109">
      <w:pPr>
        <w:numPr>
          <w:ilvl w:val="0"/>
          <w:numId w:val="14"/>
        </w:numPr>
        <w:ind w:left="720" w:hanging="360"/>
        <w:rPr>
          <w:color w:val="202124"/>
          <w:sz w:val="38"/>
          <w:szCs w:val="38"/>
          <w:u w:val="none"/>
        </w:rPr>
      </w:pPr>
      <w:r w:rsidDel="00000000" w:rsidR="00000000" w:rsidRPr="00000000">
        <w:rPr>
          <w:color w:val="202124"/>
          <w:sz w:val="38"/>
          <w:szCs w:val="38"/>
          <w:rtl w:val="0"/>
        </w:rPr>
        <w:t xml:space="preserve">Nowadays, due to the internet everything is connected, this means if anyone has access to even 1 device, he/she can easily access all the devices on the network.</w:t>
      </w:r>
    </w:p>
    <w:p w:rsidR="00000000" w:rsidDel="00000000" w:rsidP="00000000" w:rsidRDefault="00000000" w:rsidRPr="00000000" w14:paraId="0000010A">
      <w:pPr>
        <w:numPr>
          <w:ilvl w:val="0"/>
          <w:numId w:val="14"/>
        </w:numPr>
        <w:ind w:left="720" w:hanging="360"/>
        <w:rPr>
          <w:color w:val="202124"/>
          <w:sz w:val="38"/>
          <w:szCs w:val="38"/>
          <w:u w:val="none"/>
        </w:rPr>
      </w:pPr>
      <w:r w:rsidDel="00000000" w:rsidR="00000000" w:rsidRPr="00000000">
        <w:rPr>
          <w:color w:val="202124"/>
          <w:sz w:val="38"/>
          <w:szCs w:val="38"/>
          <w:rtl w:val="0"/>
        </w:rPr>
        <w:t xml:space="preserve">Furthermore, due to the lack of security patches and updates systems remain exposed to threats for longer periods of time. Some companies even do this on purpose so that people have to upgrade their current software to get protection.</w:t>
      </w:r>
    </w:p>
    <w:p w:rsidR="00000000" w:rsidDel="00000000" w:rsidP="00000000" w:rsidRDefault="00000000" w:rsidRPr="00000000" w14:paraId="0000010B">
      <w:pPr>
        <w:numPr>
          <w:ilvl w:val="0"/>
          <w:numId w:val="14"/>
        </w:numPr>
        <w:ind w:left="720" w:hanging="360"/>
        <w:rPr>
          <w:color w:val="202124"/>
          <w:sz w:val="38"/>
          <w:szCs w:val="38"/>
          <w:u w:val="none"/>
        </w:rPr>
      </w:pPr>
      <w:r w:rsidDel="00000000" w:rsidR="00000000" w:rsidRPr="00000000">
        <w:rPr>
          <w:color w:val="202124"/>
          <w:sz w:val="38"/>
          <w:szCs w:val="38"/>
          <w:rtl w:val="0"/>
        </w:rPr>
        <w:t xml:space="preserve">Due to so many devices being manufactured, each device is vulnerable to an attack, thus the numbers of attacks have also drastically increased.</w:t>
      </w:r>
    </w:p>
    <w:p w:rsidR="00000000" w:rsidDel="00000000" w:rsidP="00000000" w:rsidRDefault="00000000" w:rsidRPr="00000000" w14:paraId="0000010C">
      <w:pPr>
        <w:numPr>
          <w:ilvl w:val="0"/>
          <w:numId w:val="14"/>
        </w:numPr>
        <w:ind w:left="720" w:hanging="360"/>
        <w:rPr>
          <w:color w:val="202124"/>
          <w:sz w:val="38"/>
          <w:szCs w:val="38"/>
          <w:u w:val="none"/>
        </w:rPr>
      </w:pPr>
      <w:r w:rsidDel="00000000" w:rsidR="00000000" w:rsidRPr="00000000">
        <w:rPr>
          <w:color w:val="202124"/>
          <w:sz w:val="38"/>
          <w:szCs w:val="38"/>
          <w:rtl w:val="0"/>
        </w:rPr>
        <w:t xml:space="preserve">Finally, it is also harder to protect systems from threats due to the lack of awareness. Many people have no idea what cyber security is or why is it important, this makes them very vulnerable to threats.</w:t>
      </w:r>
    </w:p>
    <w:p w:rsidR="00000000" w:rsidDel="00000000" w:rsidP="00000000" w:rsidRDefault="00000000" w:rsidRPr="00000000" w14:paraId="0000010D">
      <w:pPr>
        <w:ind w:left="0" w:firstLine="0"/>
        <w:rPr>
          <w:color w:val="0000ff"/>
          <w:sz w:val="38"/>
          <w:szCs w:val="38"/>
          <w:u w:val="single"/>
        </w:rPr>
      </w:pPr>
      <w:r w:rsidDel="00000000" w:rsidR="00000000" w:rsidRPr="00000000">
        <w:rPr>
          <w:color w:val="0000ff"/>
          <w:sz w:val="38"/>
          <w:szCs w:val="38"/>
          <w:u w:val="single"/>
          <w:rtl w:val="0"/>
        </w:rPr>
        <w:t xml:space="preserve">UNDERSTANDING SECURITY:</w:t>
      </w:r>
    </w:p>
    <w:p w:rsidR="00000000" w:rsidDel="00000000" w:rsidP="00000000" w:rsidRDefault="00000000" w:rsidRPr="00000000" w14:paraId="0000010E">
      <w:pPr>
        <w:numPr>
          <w:ilvl w:val="0"/>
          <w:numId w:val="108"/>
        </w:numPr>
        <w:ind w:left="720" w:hanging="360"/>
        <w:rPr>
          <w:color w:val="202122"/>
          <w:sz w:val="38"/>
          <w:szCs w:val="38"/>
          <w:u w:val="none"/>
        </w:rPr>
      </w:pPr>
      <w:r w:rsidDel="00000000" w:rsidR="00000000" w:rsidRPr="00000000">
        <w:rPr>
          <w:color w:val="202122"/>
          <w:sz w:val="38"/>
          <w:szCs w:val="38"/>
          <w:rtl w:val="0"/>
        </w:rPr>
        <w:t xml:space="preserve">If you want to have a secure system then you need a number of security procedures. </w:t>
      </w:r>
    </w:p>
    <w:p w:rsidR="00000000" w:rsidDel="00000000" w:rsidP="00000000" w:rsidRDefault="00000000" w:rsidRPr="00000000" w14:paraId="0000010F">
      <w:pPr>
        <w:numPr>
          <w:ilvl w:val="0"/>
          <w:numId w:val="108"/>
        </w:numPr>
        <w:ind w:left="720" w:hanging="360"/>
        <w:rPr>
          <w:color w:val="202122"/>
          <w:sz w:val="38"/>
          <w:szCs w:val="38"/>
          <w:u w:val="none"/>
        </w:rPr>
      </w:pPr>
      <w:r w:rsidDel="00000000" w:rsidR="00000000" w:rsidRPr="00000000">
        <w:rPr>
          <w:color w:val="202122"/>
          <w:sz w:val="38"/>
          <w:szCs w:val="38"/>
          <w:rtl w:val="0"/>
        </w:rPr>
        <w:t xml:space="preserve">This decreases the convenience of the user. This means that the higher the security the lower the convenience.</w:t>
      </w:r>
    </w:p>
    <w:p w:rsidR="00000000" w:rsidDel="00000000" w:rsidP="00000000" w:rsidRDefault="00000000" w:rsidRPr="00000000" w14:paraId="00000110">
      <w:pPr>
        <w:numPr>
          <w:ilvl w:val="0"/>
          <w:numId w:val="108"/>
        </w:numPr>
        <w:ind w:left="720" w:hanging="360"/>
        <w:rPr>
          <w:color w:val="202122"/>
          <w:sz w:val="38"/>
          <w:szCs w:val="38"/>
          <w:u w:val="none"/>
        </w:rPr>
      </w:pPr>
      <w:r w:rsidDel="00000000" w:rsidR="00000000" w:rsidRPr="00000000">
        <w:rPr>
          <w:color w:val="202122"/>
          <w:sz w:val="38"/>
          <w:szCs w:val="38"/>
          <w:rtl w:val="0"/>
        </w:rPr>
        <w:t xml:space="preserve">For example: if you have multiple doors to a house, each with a different key, it becomes harder to break in, but it takes longer and you have to carry a block of keys to enter your house</w:t>
      </w:r>
    </w:p>
    <w:p w:rsidR="00000000" w:rsidDel="00000000" w:rsidP="00000000" w:rsidRDefault="00000000" w:rsidRPr="00000000" w14:paraId="00000111">
      <w:pPr>
        <w:ind w:left="0" w:firstLine="0"/>
        <w:rPr>
          <w:color w:val="0000ff"/>
          <w:sz w:val="38"/>
          <w:szCs w:val="38"/>
          <w:u w:val="single"/>
        </w:rPr>
      </w:pPr>
      <w:r w:rsidDel="00000000" w:rsidR="00000000" w:rsidRPr="00000000">
        <w:rPr>
          <w:color w:val="0000ff"/>
          <w:sz w:val="38"/>
          <w:szCs w:val="38"/>
          <w:u w:val="single"/>
          <w:rtl w:val="0"/>
        </w:rPr>
        <w:t xml:space="preserve">THE CIA:</w:t>
      </w:r>
    </w:p>
    <w:p w:rsidR="00000000" w:rsidDel="00000000" w:rsidP="00000000" w:rsidRDefault="00000000" w:rsidRPr="00000000" w14:paraId="00000112">
      <w:pPr>
        <w:numPr>
          <w:ilvl w:val="0"/>
          <w:numId w:val="98"/>
        </w:numPr>
        <w:ind w:left="720" w:hanging="360"/>
        <w:rPr>
          <w:color w:val="202122"/>
          <w:sz w:val="38"/>
          <w:szCs w:val="38"/>
          <w:u w:val="none"/>
        </w:rPr>
      </w:pPr>
      <w:r w:rsidDel="00000000" w:rsidR="00000000" w:rsidRPr="00000000">
        <w:rPr>
          <w:color w:val="202122"/>
          <w:sz w:val="38"/>
          <w:szCs w:val="38"/>
          <w:rtl w:val="0"/>
        </w:rPr>
        <w:t xml:space="preserve">CIA stands for confidentiality, integrity, and availability.</w:t>
      </w:r>
    </w:p>
    <w:p w:rsidR="00000000" w:rsidDel="00000000" w:rsidP="00000000" w:rsidRDefault="00000000" w:rsidRPr="00000000" w14:paraId="00000113">
      <w:pPr>
        <w:numPr>
          <w:ilvl w:val="0"/>
          <w:numId w:val="98"/>
        </w:numPr>
        <w:ind w:left="720" w:hanging="360"/>
        <w:rPr>
          <w:color w:val="202122"/>
          <w:sz w:val="38"/>
          <w:szCs w:val="38"/>
          <w:u w:val="none"/>
        </w:rPr>
      </w:pPr>
      <w:r w:rsidDel="00000000" w:rsidR="00000000" w:rsidRPr="00000000">
        <w:rPr>
          <w:color w:val="202122"/>
          <w:sz w:val="38"/>
          <w:szCs w:val="38"/>
          <w:rtl w:val="0"/>
        </w:rPr>
        <w:t xml:space="preserve">Confidentiality:</w:t>
      </w:r>
    </w:p>
    <w:p w:rsidR="00000000" w:rsidDel="00000000" w:rsidP="00000000" w:rsidRDefault="00000000" w:rsidRPr="00000000" w14:paraId="00000114">
      <w:pPr>
        <w:numPr>
          <w:ilvl w:val="1"/>
          <w:numId w:val="98"/>
        </w:numPr>
        <w:ind w:left="1440" w:hanging="360"/>
        <w:rPr>
          <w:color w:val="202122"/>
          <w:sz w:val="38"/>
          <w:szCs w:val="38"/>
          <w:u w:val="none"/>
        </w:rPr>
      </w:pPr>
      <w:r w:rsidDel="00000000" w:rsidR="00000000" w:rsidRPr="00000000">
        <w:rPr>
          <w:color w:val="202122"/>
          <w:sz w:val="38"/>
          <w:szCs w:val="38"/>
          <w:rtl w:val="0"/>
        </w:rPr>
        <w:t xml:space="preserve">It means that no user has unnecessary access to the system’s data or working tools.</w:t>
      </w:r>
    </w:p>
    <w:p w:rsidR="00000000" w:rsidDel="00000000" w:rsidP="00000000" w:rsidRDefault="00000000" w:rsidRPr="00000000" w14:paraId="00000115">
      <w:pPr>
        <w:numPr>
          <w:ilvl w:val="1"/>
          <w:numId w:val="98"/>
        </w:numPr>
        <w:ind w:left="1440" w:hanging="360"/>
        <w:rPr>
          <w:color w:val="202122"/>
          <w:sz w:val="38"/>
          <w:szCs w:val="38"/>
          <w:u w:val="none"/>
        </w:rPr>
      </w:pPr>
      <w:r w:rsidDel="00000000" w:rsidR="00000000" w:rsidRPr="00000000">
        <w:rPr>
          <w:color w:val="202122"/>
          <w:sz w:val="38"/>
          <w:szCs w:val="38"/>
          <w:rtl w:val="0"/>
        </w:rPr>
        <w:t xml:space="preserve">This prevents the data from being exploited or manipulated.</w:t>
      </w:r>
    </w:p>
    <w:p w:rsidR="00000000" w:rsidDel="00000000" w:rsidP="00000000" w:rsidRDefault="00000000" w:rsidRPr="00000000" w14:paraId="00000116">
      <w:pPr>
        <w:numPr>
          <w:ilvl w:val="1"/>
          <w:numId w:val="98"/>
        </w:numPr>
        <w:ind w:left="1440" w:hanging="360"/>
        <w:rPr>
          <w:color w:val="202122"/>
          <w:sz w:val="38"/>
          <w:szCs w:val="38"/>
          <w:u w:val="none"/>
        </w:rPr>
      </w:pPr>
      <w:r w:rsidDel="00000000" w:rsidR="00000000" w:rsidRPr="00000000">
        <w:rPr>
          <w:color w:val="202122"/>
          <w:sz w:val="38"/>
          <w:szCs w:val="38"/>
          <w:rtl w:val="0"/>
        </w:rPr>
        <w:t xml:space="preserve">For Example: a peon and a professor working in a university must not have the same access level to the universities records and systems.</w:t>
      </w:r>
    </w:p>
    <w:p w:rsidR="00000000" w:rsidDel="00000000" w:rsidP="00000000" w:rsidRDefault="00000000" w:rsidRPr="00000000" w14:paraId="00000117">
      <w:pPr>
        <w:ind w:left="1440" w:firstLine="0"/>
        <w:rPr>
          <w:color w:val="202122"/>
          <w:sz w:val="38"/>
          <w:szCs w:val="38"/>
        </w:rPr>
      </w:pPr>
      <w:r w:rsidDel="00000000" w:rsidR="00000000" w:rsidRPr="00000000">
        <w:rPr>
          <w:rtl w:val="0"/>
        </w:rPr>
      </w:r>
    </w:p>
    <w:p w:rsidR="00000000" w:rsidDel="00000000" w:rsidP="00000000" w:rsidRDefault="00000000" w:rsidRPr="00000000" w14:paraId="00000118">
      <w:pPr>
        <w:numPr>
          <w:ilvl w:val="0"/>
          <w:numId w:val="98"/>
        </w:numPr>
        <w:ind w:left="720" w:hanging="360"/>
        <w:rPr>
          <w:color w:val="202122"/>
          <w:sz w:val="38"/>
          <w:szCs w:val="38"/>
          <w:u w:val="none"/>
        </w:rPr>
      </w:pPr>
      <w:r w:rsidDel="00000000" w:rsidR="00000000" w:rsidRPr="00000000">
        <w:rPr>
          <w:color w:val="202122"/>
          <w:sz w:val="38"/>
          <w:szCs w:val="38"/>
          <w:rtl w:val="0"/>
        </w:rPr>
        <w:t xml:space="preserve">Integrity:</w:t>
      </w:r>
    </w:p>
    <w:p w:rsidR="00000000" w:rsidDel="00000000" w:rsidP="00000000" w:rsidRDefault="00000000" w:rsidRPr="00000000" w14:paraId="00000119">
      <w:pPr>
        <w:numPr>
          <w:ilvl w:val="1"/>
          <w:numId w:val="98"/>
        </w:numPr>
        <w:ind w:left="1440" w:hanging="360"/>
        <w:rPr>
          <w:color w:val="202122"/>
          <w:sz w:val="38"/>
          <w:szCs w:val="38"/>
          <w:u w:val="none"/>
        </w:rPr>
      </w:pPr>
      <w:r w:rsidDel="00000000" w:rsidR="00000000" w:rsidRPr="00000000">
        <w:rPr>
          <w:color w:val="202122"/>
          <w:sz w:val="38"/>
          <w:szCs w:val="38"/>
          <w:rtl w:val="0"/>
        </w:rPr>
        <w:t xml:space="preserve">  Integrity is defined as safeguarding the information in its original state while it is stored , in transit and while being accessed. </w:t>
      </w:r>
    </w:p>
    <w:p w:rsidR="00000000" w:rsidDel="00000000" w:rsidP="00000000" w:rsidRDefault="00000000" w:rsidRPr="00000000" w14:paraId="0000011A">
      <w:pPr>
        <w:numPr>
          <w:ilvl w:val="1"/>
          <w:numId w:val="98"/>
        </w:numPr>
        <w:ind w:left="1440" w:hanging="360"/>
        <w:rPr>
          <w:color w:val="202122"/>
          <w:sz w:val="38"/>
          <w:szCs w:val="38"/>
          <w:u w:val="none"/>
        </w:rPr>
      </w:pPr>
      <w:r w:rsidDel="00000000" w:rsidR="00000000" w:rsidRPr="00000000">
        <w:rPr>
          <w:color w:val="202122"/>
          <w:sz w:val="38"/>
          <w:szCs w:val="38"/>
          <w:rtl w:val="0"/>
        </w:rPr>
        <w:t xml:space="preserve">For example: if you receive your salary in your bank account. Originally it was 200,000 Rs but you only received 20,000. This means that the data was not secured and it has lost its integrity.</w:t>
      </w:r>
    </w:p>
    <w:p w:rsidR="00000000" w:rsidDel="00000000" w:rsidP="00000000" w:rsidRDefault="00000000" w:rsidRPr="00000000" w14:paraId="0000011B">
      <w:pPr>
        <w:numPr>
          <w:ilvl w:val="0"/>
          <w:numId w:val="98"/>
        </w:numPr>
        <w:ind w:left="720" w:hanging="360"/>
        <w:rPr>
          <w:color w:val="202122"/>
          <w:sz w:val="38"/>
          <w:szCs w:val="38"/>
          <w:u w:val="none"/>
        </w:rPr>
      </w:pPr>
      <w:r w:rsidDel="00000000" w:rsidR="00000000" w:rsidRPr="00000000">
        <w:rPr>
          <w:color w:val="202122"/>
          <w:sz w:val="38"/>
          <w:szCs w:val="38"/>
          <w:rtl w:val="0"/>
        </w:rPr>
        <w:t xml:space="preserve">Availability:</w:t>
      </w:r>
    </w:p>
    <w:p w:rsidR="00000000" w:rsidDel="00000000" w:rsidP="00000000" w:rsidRDefault="00000000" w:rsidRPr="00000000" w14:paraId="0000011C">
      <w:pPr>
        <w:numPr>
          <w:ilvl w:val="1"/>
          <w:numId w:val="98"/>
        </w:numPr>
        <w:ind w:left="1440" w:hanging="360"/>
        <w:rPr>
          <w:color w:val="202122"/>
          <w:sz w:val="38"/>
          <w:szCs w:val="38"/>
          <w:u w:val="none"/>
        </w:rPr>
      </w:pPr>
      <w:r w:rsidDel="00000000" w:rsidR="00000000" w:rsidRPr="00000000">
        <w:rPr>
          <w:color w:val="202122"/>
          <w:sz w:val="38"/>
          <w:szCs w:val="38"/>
          <w:rtl w:val="0"/>
        </w:rPr>
        <w:t xml:space="preserve">It means that the authorised personnel or machine has access to the data it has been cleared for.</w:t>
      </w:r>
    </w:p>
    <w:p w:rsidR="00000000" w:rsidDel="00000000" w:rsidP="00000000" w:rsidRDefault="00000000" w:rsidRPr="00000000" w14:paraId="0000011D">
      <w:pPr>
        <w:numPr>
          <w:ilvl w:val="1"/>
          <w:numId w:val="98"/>
        </w:numPr>
        <w:ind w:left="1440" w:hanging="360"/>
        <w:rPr>
          <w:color w:val="202122"/>
          <w:sz w:val="38"/>
          <w:szCs w:val="38"/>
          <w:u w:val="none"/>
        </w:rPr>
      </w:pPr>
      <w:r w:rsidDel="00000000" w:rsidR="00000000" w:rsidRPr="00000000">
        <w:rPr>
          <w:color w:val="202122"/>
          <w:sz w:val="38"/>
          <w:szCs w:val="38"/>
          <w:rtl w:val="0"/>
        </w:rPr>
        <w:t xml:space="preserve">For example: if a database architect has been hired to maintain a database, but he has not been given the password to access it, then that means there is no availability.</w:t>
      </w:r>
    </w:p>
    <w:p w:rsidR="00000000" w:rsidDel="00000000" w:rsidP="00000000" w:rsidRDefault="00000000" w:rsidRPr="00000000" w14:paraId="0000011E">
      <w:pPr>
        <w:ind w:left="0" w:firstLine="0"/>
        <w:rPr>
          <w:color w:val="0000ff"/>
          <w:sz w:val="38"/>
          <w:szCs w:val="38"/>
          <w:u w:val="single"/>
        </w:rPr>
      </w:pPr>
      <w:r w:rsidDel="00000000" w:rsidR="00000000" w:rsidRPr="00000000">
        <w:rPr>
          <w:color w:val="0000ff"/>
          <w:sz w:val="38"/>
          <w:szCs w:val="38"/>
          <w:u w:val="single"/>
          <w:rtl w:val="0"/>
        </w:rPr>
        <w:t xml:space="preserve">INFORMATION SECURITY TERMINOLOGY:</w:t>
      </w:r>
    </w:p>
    <w:p w:rsidR="00000000" w:rsidDel="00000000" w:rsidP="00000000" w:rsidRDefault="00000000" w:rsidRPr="00000000" w14:paraId="0000011F">
      <w:pPr>
        <w:numPr>
          <w:ilvl w:val="0"/>
          <w:numId w:val="102"/>
        </w:numPr>
        <w:ind w:left="720" w:hanging="360"/>
        <w:rPr>
          <w:color w:val="202122"/>
          <w:sz w:val="38"/>
          <w:szCs w:val="38"/>
          <w:u w:val="none"/>
        </w:rPr>
      </w:pPr>
      <w:r w:rsidDel="00000000" w:rsidR="00000000" w:rsidRPr="00000000">
        <w:rPr>
          <w:color w:val="202122"/>
          <w:sz w:val="38"/>
          <w:szCs w:val="38"/>
          <w:rtl w:val="0"/>
        </w:rPr>
        <w:t xml:space="preserve">In the field you will have some trade terminologies, these are words that have meanings related to the particular field.</w:t>
      </w:r>
    </w:p>
    <w:p w:rsidR="00000000" w:rsidDel="00000000" w:rsidP="00000000" w:rsidRDefault="00000000" w:rsidRPr="00000000" w14:paraId="00000120">
      <w:pPr>
        <w:numPr>
          <w:ilvl w:val="0"/>
          <w:numId w:val="102"/>
        </w:numPr>
        <w:ind w:left="720" w:hanging="360"/>
        <w:rPr>
          <w:color w:val="202122"/>
          <w:sz w:val="38"/>
          <w:szCs w:val="38"/>
          <w:u w:val="none"/>
        </w:rPr>
      </w:pPr>
      <w:r w:rsidDel="00000000" w:rsidR="00000000" w:rsidRPr="00000000">
        <w:rPr>
          <w:color w:val="202122"/>
          <w:sz w:val="38"/>
          <w:szCs w:val="38"/>
          <w:rtl w:val="0"/>
        </w:rPr>
        <w:t xml:space="preserve">Asset: something of value, such as data, hardware etc.</w:t>
      </w:r>
    </w:p>
    <w:p w:rsidR="00000000" w:rsidDel="00000000" w:rsidP="00000000" w:rsidRDefault="00000000" w:rsidRPr="00000000" w14:paraId="00000121">
      <w:pPr>
        <w:numPr>
          <w:ilvl w:val="0"/>
          <w:numId w:val="102"/>
        </w:numPr>
        <w:ind w:left="720" w:hanging="360"/>
        <w:rPr>
          <w:color w:val="202122"/>
          <w:sz w:val="38"/>
          <w:szCs w:val="38"/>
          <w:u w:val="none"/>
        </w:rPr>
      </w:pPr>
      <w:r w:rsidDel="00000000" w:rsidR="00000000" w:rsidRPr="00000000">
        <w:rPr>
          <w:color w:val="202122"/>
          <w:sz w:val="38"/>
          <w:szCs w:val="38"/>
          <w:rtl w:val="0"/>
        </w:rPr>
        <w:t xml:space="preserve">Threat : anything that has the potential to get through the security measures</w:t>
      </w:r>
    </w:p>
    <w:p w:rsidR="00000000" w:rsidDel="00000000" w:rsidP="00000000" w:rsidRDefault="00000000" w:rsidRPr="00000000" w14:paraId="00000122">
      <w:pPr>
        <w:numPr>
          <w:ilvl w:val="0"/>
          <w:numId w:val="102"/>
        </w:numPr>
        <w:ind w:left="720" w:hanging="360"/>
        <w:rPr>
          <w:color w:val="202122"/>
          <w:sz w:val="38"/>
          <w:szCs w:val="38"/>
          <w:u w:val="none"/>
        </w:rPr>
      </w:pPr>
      <w:r w:rsidDel="00000000" w:rsidR="00000000" w:rsidRPr="00000000">
        <w:rPr>
          <w:color w:val="202122"/>
          <w:sz w:val="38"/>
          <w:szCs w:val="38"/>
          <w:rtl w:val="0"/>
        </w:rPr>
        <w:t xml:space="preserve">Threat agent: the object that can potentially carry out the threat </w:t>
      </w:r>
    </w:p>
    <w:p w:rsidR="00000000" w:rsidDel="00000000" w:rsidP="00000000" w:rsidRDefault="00000000" w:rsidRPr="00000000" w14:paraId="00000123">
      <w:pPr>
        <w:numPr>
          <w:ilvl w:val="0"/>
          <w:numId w:val="102"/>
        </w:numPr>
        <w:ind w:left="720" w:hanging="360"/>
        <w:rPr>
          <w:color w:val="202122"/>
          <w:sz w:val="38"/>
          <w:szCs w:val="38"/>
          <w:u w:val="none"/>
        </w:rPr>
      </w:pPr>
      <w:r w:rsidDel="00000000" w:rsidR="00000000" w:rsidRPr="00000000">
        <w:rPr>
          <w:color w:val="202122"/>
          <w:sz w:val="38"/>
          <w:szCs w:val="38"/>
          <w:rtl w:val="0"/>
        </w:rPr>
        <w:t xml:space="preserve">Vulnerability :Any weakness that allows the threat agent to bypass security measures.</w:t>
      </w:r>
    </w:p>
    <w:p w:rsidR="00000000" w:rsidDel="00000000" w:rsidP="00000000" w:rsidRDefault="00000000" w:rsidRPr="00000000" w14:paraId="00000124">
      <w:pPr>
        <w:numPr>
          <w:ilvl w:val="0"/>
          <w:numId w:val="102"/>
        </w:numPr>
        <w:ind w:left="720" w:hanging="360"/>
        <w:rPr>
          <w:color w:val="202122"/>
          <w:sz w:val="38"/>
          <w:szCs w:val="38"/>
          <w:u w:val="none"/>
        </w:rPr>
      </w:pPr>
      <w:r w:rsidDel="00000000" w:rsidR="00000000" w:rsidRPr="00000000">
        <w:rPr>
          <w:color w:val="202122"/>
          <w:sz w:val="38"/>
          <w:szCs w:val="38"/>
          <w:rtl w:val="0"/>
        </w:rPr>
        <w:t xml:space="preserve">Exploit: To take advantage of a certain vulnerability.</w:t>
      </w:r>
    </w:p>
    <w:p w:rsidR="00000000" w:rsidDel="00000000" w:rsidP="00000000" w:rsidRDefault="00000000" w:rsidRPr="00000000" w14:paraId="00000125">
      <w:pPr>
        <w:numPr>
          <w:ilvl w:val="0"/>
          <w:numId w:val="102"/>
        </w:numPr>
        <w:ind w:left="720" w:hanging="360"/>
        <w:rPr>
          <w:color w:val="202122"/>
          <w:sz w:val="38"/>
          <w:szCs w:val="38"/>
          <w:u w:val="none"/>
        </w:rPr>
      </w:pPr>
      <w:r w:rsidDel="00000000" w:rsidR="00000000" w:rsidRPr="00000000">
        <w:rPr>
          <w:color w:val="202122"/>
          <w:sz w:val="38"/>
          <w:szCs w:val="38"/>
          <w:rtl w:val="0"/>
        </w:rPr>
        <w:t xml:space="preserve"> Risk: the probability that the threat agent will exploit a vulnerability.</w:t>
      </w:r>
    </w:p>
    <w:p w:rsidR="00000000" w:rsidDel="00000000" w:rsidP="00000000" w:rsidRDefault="00000000" w:rsidRPr="00000000" w14:paraId="00000126">
      <w:pPr>
        <w:ind w:left="0" w:firstLine="0"/>
        <w:rPr>
          <w:color w:val="0000ff"/>
          <w:sz w:val="38"/>
          <w:szCs w:val="38"/>
          <w:u w:val="single"/>
        </w:rPr>
      </w:pPr>
      <w:r w:rsidDel="00000000" w:rsidR="00000000" w:rsidRPr="00000000">
        <w:rPr>
          <w:color w:val="0000ff"/>
          <w:sz w:val="38"/>
          <w:szCs w:val="38"/>
          <w:u w:val="single"/>
          <w:rtl w:val="0"/>
        </w:rPr>
        <w:t xml:space="preserve">THREATS AND ATTACKS, A CLOSER LOOK:</w:t>
      </w:r>
    </w:p>
    <w:p w:rsidR="00000000" w:rsidDel="00000000" w:rsidP="00000000" w:rsidRDefault="00000000" w:rsidRPr="00000000" w14:paraId="00000127">
      <w:pPr>
        <w:numPr>
          <w:ilvl w:val="0"/>
          <w:numId w:val="1"/>
        </w:numPr>
        <w:ind w:left="720" w:hanging="360"/>
        <w:rPr>
          <w:sz w:val="38"/>
          <w:szCs w:val="38"/>
          <w:u w:val="none"/>
        </w:rPr>
      </w:pPr>
      <w:r w:rsidDel="00000000" w:rsidR="00000000" w:rsidRPr="00000000">
        <w:rPr>
          <w:sz w:val="38"/>
          <w:szCs w:val="38"/>
          <w:rtl w:val="0"/>
        </w:rPr>
        <w:t xml:space="preserve">Attacks are defined as an attempt to bypass a security measure.</w:t>
      </w:r>
    </w:p>
    <w:p w:rsidR="00000000" w:rsidDel="00000000" w:rsidP="00000000" w:rsidRDefault="00000000" w:rsidRPr="00000000" w14:paraId="00000128">
      <w:pPr>
        <w:numPr>
          <w:ilvl w:val="0"/>
          <w:numId w:val="1"/>
        </w:numPr>
        <w:ind w:left="720" w:hanging="360"/>
        <w:rPr>
          <w:sz w:val="38"/>
          <w:szCs w:val="38"/>
          <w:u w:val="none"/>
        </w:rPr>
      </w:pPr>
      <w:r w:rsidDel="00000000" w:rsidR="00000000" w:rsidRPr="00000000">
        <w:rPr>
          <w:sz w:val="38"/>
          <w:szCs w:val="38"/>
          <w:rtl w:val="0"/>
        </w:rPr>
        <w:t xml:space="preserve">There are 2 types of attacks:</w:t>
      </w:r>
    </w:p>
    <w:p w:rsidR="00000000" w:rsidDel="00000000" w:rsidP="00000000" w:rsidRDefault="00000000" w:rsidRPr="00000000" w14:paraId="00000129">
      <w:pPr>
        <w:numPr>
          <w:ilvl w:val="1"/>
          <w:numId w:val="1"/>
        </w:numPr>
        <w:ind w:left="1440" w:hanging="360"/>
        <w:rPr>
          <w:sz w:val="38"/>
          <w:szCs w:val="38"/>
          <w:u w:val="none"/>
        </w:rPr>
      </w:pPr>
      <w:r w:rsidDel="00000000" w:rsidR="00000000" w:rsidRPr="00000000">
        <w:rPr>
          <w:sz w:val="38"/>
          <w:szCs w:val="38"/>
          <w:rtl w:val="0"/>
        </w:rPr>
        <w:t xml:space="preserve">Passive:</w:t>
      </w:r>
    </w:p>
    <w:p w:rsidR="00000000" w:rsidDel="00000000" w:rsidP="00000000" w:rsidRDefault="00000000" w:rsidRPr="00000000" w14:paraId="0000012A">
      <w:pPr>
        <w:numPr>
          <w:ilvl w:val="2"/>
          <w:numId w:val="1"/>
        </w:numPr>
        <w:ind w:left="2160" w:hanging="360"/>
        <w:rPr>
          <w:sz w:val="38"/>
          <w:szCs w:val="38"/>
          <w:u w:val="none"/>
        </w:rPr>
      </w:pPr>
      <w:r w:rsidDel="00000000" w:rsidR="00000000" w:rsidRPr="00000000">
        <w:rPr>
          <w:sz w:val="38"/>
          <w:szCs w:val="38"/>
          <w:rtl w:val="0"/>
        </w:rPr>
        <w:t xml:space="preserve">Attacks that deal in gathering information, without harming the target’s OS</w:t>
      </w:r>
    </w:p>
    <w:p w:rsidR="00000000" w:rsidDel="00000000" w:rsidP="00000000" w:rsidRDefault="00000000" w:rsidRPr="00000000" w14:paraId="0000012B">
      <w:pPr>
        <w:numPr>
          <w:ilvl w:val="2"/>
          <w:numId w:val="1"/>
        </w:numPr>
        <w:ind w:left="2160" w:hanging="360"/>
        <w:rPr>
          <w:sz w:val="38"/>
          <w:szCs w:val="38"/>
          <w:u w:val="none"/>
        </w:rPr>
      </w:pPr>
      <w:r w:rsidDel="00000000" w:rsidR="00000000" w:rsidRPr="00000000">
        <w:rPr>
          <w:sz w:val="38"/>
          <w:szCs w:val="38"/>
          <w:rtl w:val="0"/>
        </w:rPr>
        <w:t xml:space="preserve">This includes attacks like:</w:t>
      </w:r>
    </w:p>
    <w:p w:rsidR="00000000" w:rsidDel="00000000" w:rsidP="00000000" w:rsidRDefault="00000000" w:rsidRPr="00000000" w14:paraId="0000012C">
      <w:pPr>
        <w:numPr>
          <w:ilvl w:val="3"/>
          <w:numId w:val="1"/>
        </w:numPr>
        <w:ind w:left="2880" w:hanging="360"/>
        <w:rPr>
          <w:sz w:val="38"/>
          <w:szCs w:val="38"/>
          <w:u w:val="none"/>
        </w:rPr>
      </w:pPr>
      <w:r w:rsidDel="00000000" w:rsidR="00000000" w:rsidRPr="00000000">
        <w:rPr>
          <w:sz w:val="38"/>
          <w:szCs w:val="38"/>
          <w:rtl w:val="0"/>
        </w:rPr>
        <w:t xml:space="preserve">phishing attacks</w:t>
      </w:r>
    </w:p>
    <w:p w:rsidR="00000000" w:rsidDel="00000000" w:rsidP="00000000" w:rsidRDefault="00000000" w:rsidRPr="00000000" w14:paraId="0000012D">
      <w:pPr>
        <w:numPr>
          <w:ilvl w:val="3"/>
          <w:numId w:val="1"/>
        </w:numPr>
        <w:ind w:left="2880" w:hanging="360"/>
        <w:rPr>
          <w:sz w:val="38"/>
          <w:szCs w:val="38"/>
          <w:u w:val="none"/>
        </w:rPr>
      </w:pPr>
      <w:r w:rsidDel="00000000" w:rsidR="00000000" w:rsidRPr="00000000">
        <w:rPr>
          <w:sz w:val="38"/>
          <w:szCs w:val="38"/>
          <w:rtl w:val="0"/>
        </w:rPr>
        <w:t xml:space="preserve">Snooping attacks</w:t>
      </w:r>
    </w:p>
    <w:p w:rsidR="00000000" w:rsidDel="00000000" w:rsidP="00000000" w:rsidRDefault="00000000" w:rsidRPr="00000000" w14:paraId="0000012E">
      <w:pPr>
        <w:numPr>
          <w:ilvl w:val="3"/>
          <w:numId w:val="1"/>
        </w:numPr>
        <w:ind w:left="2880" w:hanging="360"/>
        <w:rPr>
          <w:sz w:val="38"/>
          <w:szCs w:val="38"/>
          <w:u w:val="none"/>
        </w:rPr>
      </w:pPr>
      <w:r w:rsidDel="00000000" w:rsidR="00000000" w:rsidRPr="00000000">
        <w:rPr>
          <w:sz w:val="38"/>
          <w:szCs w:val="38"/>
          <w:rtl w:val="0"/>
        </w:rPr>
        <w:t xml:space="preserve">Spoofing attacks</w:t>
      </w:r>
    </w:p>
    <w:p w:rsidR="00000000" w:rsidDel="00000000" w:rsidP="00000000" w:rsidRDefault="00000000" w:rsidRPr="00000000" w14:paraId="0000012F">
      <w:pPr>
        <w:rPr>
          <w:sz w:val="38"/>
          <w:szCs w:val="38"/>
        </w:rPr>
      </w:pPr>
      <w:r w:rsidDel="00000000" w:rsidR="00000000" w:rsidRPr="00000000">
        <w:rPr>
          <w:rtl w:val="0"/>
        </w:rPr>
      </w:r>
    </w:p>
    <w:p w:rsidR="00000000" w:rsidDel="00000000" w:rsidP="00000000" w:rsidRDefault="00000000" w:rsidRPr="00000000" w14:paraId="00000130">
      <w:pPr>
        <w:numPr>
          <w:ilvl w:val="1"/>
          <w:numId w:val="1"/>
        </w:numPr>
        <w:ind w:left="1440" w:hanging="360"/>
        <w:rPr>
          <w:sz w:val="38"/>
          <w:szCs w:val="38"/>
          <w:u w:val="none"/>
        </w:rPr>
      </w:pPr>
      <w:r w:rsidDel="00000000" w:rsidR="00000000" w:rsidRPr="00000000">
        <w:rPr>
          <w:sz w:val="38"/>
          <w:szCs w:val="38"/>
          <w:rtl w:val="0"/>
        </w:rPr>
        <w:t xml:space="preserve">Active:</w:t>
      </w:r>
    </w:p>
    <w:p w:rsidR="00000000" w:rsidDel="00000000" w:rsidP="00000000" w:rsidRDefault="00000000" w:rsidRPr="00000000" w14:paraId="00000131">
      <w:pPr>
        <w:numPr>
          <w:ilvl w:val="2"/>
          <w:numId w:val="1"/>
        </w:numPr>
        <w:ind w:left="2160" w:hanging="360"/>
        <w:rPr>
          <w:sz w:val="38"/>
          <w:szCs w:val="38"/>
          <w:u w:val="none"/>
        </w:rPr>
      </w:pPr>
      <w:r w:rsidDel="00000000" w:rsidR="00000000" w:rsidRPr="00000000">
        <w:rPr>
          <w:sz w:val="38"/>
          <w:szCs w:val="38"/>
          <w:rtl w:val="0"/>
        </w:rPr>
        <w:t xml:space="preserve">Attacks that deal with harming and exploiting the user’s information. </w:t>
      </w:r>
    </w:p>
    <w:p w:rsidR="00000000" w:rsidDel="00000000" w:rsidP="00000000" w:rsidRDefault="00000000" w:rsidRPr="00000000" w14:paraId="00000132">
      <w:pPr>
        <w:numPr>
          <w:ilvl w:val="2"/>
          <w:numId w:val="1"/>
        </w:numPr>
        <w:ind w:left="2160" w:hanging="360"/>
        <w:rPr>
          <w:sz w:val="38"/>
          <w:szCs w:val="38"/>
          <w:u w:val="none"/>
        </w:rPr>
      </w:pPr>
      <w:r w:rsidDel="00000000" w:rsidR="00000000" w:rsidRPr="00000000">
        <w:rPr>
          <w:sz w:val="38"/>
          <w:szCs w:val="38"/>
          <w:rtl w:val="0"/>
        </w:rPr>
        <w:t xml:space="preserve">This includes attacks like:</w:t>
      </w:r>
    </w:p>
    <w:p w:rsidR="00000000" w:rsidDel="00000000" w:rsidP="00000000" w:rsidRDefault="00000000" w:rsidRPr="00000000" w14:paraId="00000133">
      <w:pPr>
        <w:numPr>
          <w:ilvl w:val="3"/>
          <w:numId w:val="1"/>
        </w:numPr>
        <w:ind w:left="2880" w:hanging="360"/>
        <w:rPr>
          <w:sz w:val="38"/>
          <w:szCs w:val="38"/>
          <w:u w:val="none"/>
        </w:rPr>
      </w:pPr>
      <w:r w:rsidDel="00000000" w:rsidR="00000000" w:rsidRPr="00000000">
        <w:rPr>
          <w:sz w:val="38"/>
          <w:szCs w:val="38"/>
          <w:rtl w:val="0"/>
        </w:rPr>
        <w:t xml:space="preserve">DDos</w:t>
      </w:r>
    </w:p>
    <w:p w:rsidR="00000000" w:rsidDel="00000000" w:rsidP="00000000" w:rsidRDefault="00000000" w:rsidRPr="00000000" w14:paraId="00000134">
      <w:pPr>
        <w:numPr>
          <w:ilvl w:val="3"/>
          <w:numId w:val="1"/>
        </w:numPr>
        <w:ind w:left="2880" w:hanging="360"/>
        <w:rPr>
          <w:sz w:val="38"/>
          <w:szCs w:val="38"/>
          <w:u w:val="none"/>
        </w:rPr>
      </w:pPr>
      <w:r w:rsidDel="00000000" w:rsidR="00000000" w:rsidRPr="00000000">
        <w:rPr>
          <w:sz w:val="38"/>
          <w:szCs w:val="38"/>
          <w:rtl w:val="0"/>
        </w:rPr>
        <w:t xml:space="preserve">Malware infection</w:t>
      </w:r>
    </w:p>
    <w:p w:rsidR="00000000" w:rsidDel="00000000" w:rsidP="00000000" w:rsidRDefault="00000000" w:rsidRPr="00000000" w14:paraId="00000135">
      <w:pPr>
        <w:rPr>
          <w:sz w:val="38"/>
          <w:szCs w:val="38"/>
        </w:rPr>
      </w:pPr>
      <w:r w:rsidDel="00000000" w:rsidR="00000000" w:rsidRPr="00000000">
        <w:rPr>
          <w:rtl w:val="0"/>
        </w:rPr>
      </w:r>
    </w:p>
    <w:p w:rsidR="00000000" w:rsidDel="00000000" w:rsidP="00000000" w:rsidRDefault="00000000" w:rsidRPr="00000000" w14:paraId="00000136">
      <w:pPr>
        <w:rPr>
          <w:color w:val="0000ff"/>
          <w:sz w:val="38"/>
          <w:szCs w:val="38"/>
          <w:u w:val="single"/>
        </w:rPr>
      </w:pPr>
      <w:r w:rsidDel="00000000" w:rsidR="00000000" w:rsidRPr="00000000">
        <w:rPr>
          <w:color w:val="0000ff"/>
          <w:sz w:val="38"/>
          <w:szCs w:val="38"/>
          <w:u w:val="single"/>
          <w:rtl w:val="0"/>
        </w:rPr>
        <w:t xml:space="preserve">SECURITY MECHANISM:</w:t>
      </w:r>
    </w:p>
    <w:p w:rsidR="00000000" w:rsidDel="00000000" w:rsidP="00000000" w:rsidRDefault="00000000" w:rsidRPr="00000000" w14:paraId="00000137">
      <w:pPr>
        <w:numPr>
          <w:ilvl w:val="0"/>
          <w:numId w:val="8"/>
        </w:numPr>
        <w:ind w:left="720" w:hanging="360"/>
        <w:rPr>
          <w:sz w:val="38"/>
          <w:szCs w:val="38"/>
          <w:u w:val="none"/>
        </w:rPr>
      </w:pPr>
      <w:r w:rsidDel="00000000" w:rsidR="00000000" w:rsidRPr="00000000">
        <w:rPr>
          <w:sz w:val="38"/>
          <w:szCs w:val="38"/>
          <w:rtl w:val="0"/>
        </w:rPr>
        <w:t xml:space="preserve">It is the process that is followed before, during and after a security breach.</w:t>
      </w:r>
    </w:p>
    <w:p w:rsidR="00000000" w:rsidDel="00000000" w:rsidP="00000000" w:rsidRDefault="00000000" w:rsidRPr="00000000" w14:paraId="00000138">
      <w:pPr>
        <w:numPr>
          <w:ilvl w:val="0"/>
          <w:numId w:val="8"/>
        </w:numPr>
        <w:ind w:left="720" w:hanging="360"/>
        <w:rPr>
          <w:sz w:val="38"/>
          <w:szCs w:val="38"/>
          <w:u w:val="none"/>
        </w:rPr>
      </w:pPr>
      <w:r w:rsidDel="00000000" w:rsidR="00000000" w:rsidRPr="00000000">
        <w:rPr>
          <w:sz w:val="38"/>
          <w:szCs w:val="38"/>
          <w:rtl w:val="0"/>
        </w:rPr>
        <w:t xml:space="preserve">Each security mechanism has a:</w:t>
      </w:r>
    </w:p>
    <w:p w:rsidR="00000000" w:rsidDel="00000000" w:rsidP="00000000" w:rsidRDefault="00000000" w:rsidRPr="00000000" w14:paraId="00000139">
      <w:pPr>
        <w:numPr>
          <w:ilvl w:val="1"/>
          <w:numId w:val="8"/>
        </w:numPr>
        <w:ind w:left="1440" w:hanging="360"/>
        <w:rPr>
          <w:sz w:val="38"/>
          <w:szCs w:val="38"/>
          <w:u w:val="none"/>
        </w:rPr>
      </w:pPr>
      <w:r w:rsidDel="00000000" w:rsidR="00000000" w:rsidRPr="00000000">
        <w:rPr>
          <w:sz w:val="38"/>
          <w:szCs w:val="38"/>
          <w:rtl w:val="0"/>
        </w:rPr>
        <w:t xml:space="preserve"> Policy: it is a set of rules and procedures to follow. Each company has a different policy for a different incident</w:t>
      </w:r>
    </w:p>
    <w:p w:rsidR="00000000" w:rsidDel="00000000" w:rsidP="00000000" w:rsidRDefault="00000000" w:rsidRPr="00000000" w14:paraId="0000013A">
      <w:pPr>
        <w:numPr>
          <w:ilvl w:val="1"/>
          <w:numId w:val="8"/>
        </w:numPr>
        <w:ind w:left="1440" w:hanging="360"/>
        <w:rPr>
          <w:sz w:val="38"/>
          <w:szCs w:val="38"/>
          <w:u w:val="none"/>
        </w:rPr>
      </w:pPr>
      <w:r w:rsidDel="00000000" w:rsidR="00000000" w:rsidRPr="00000000">
        <w:rPr>
          <w:sz w:val="38"/>
          <w:szCs w:val="38"/>
          <w:rtl w:val="0"/>
        </w:rPr>
        <w:t xml:space="preserve">Mechanism: the tool or tool that is used to carry out / enforce the policy.</w:t>
      </w:r>
    </w:p>
    <w:p w:rsidR="00000000" w:rsidDel="00000000" w:rsidP="00000000" w:rsidRDefault="00000000" w:rsidRPr="00000000" w14:paraId="0000013B">
      <w:pPr>
        <w:numPr>
          <w:ilvl w:val="0"/>
          <w:numId w:val="8"/>
        </w:numPr>
        <w:ind w:left="720" w:hanging="360"/>
        <w:rPr>
          <w:sz w:val="38"/>
          <w:szCs w:val="38"/>
          <w:u w:val="none"/>
        </w:rPr>
      </w:pPr>
      <w:r w:rsidDel="00000000" w:rsidR="00000000" w:rsidRPr="00000000">
        <w:rPr>
          <w:sz w:val="38"/>
          <w:szCs w:val="38"/>
          <w:rtl w:val="0"/>
        </w:rPr>
        <w:t xml:space="preserve">Companies implement the prevention, detection, adn recovery system.</w:t>
      </w:r>
    </w:p>
    <w:p w:rsidR="00000000" w:rsidDel="00000000" w:rsidP="00000000" w:rsidRDefault="00000000" w:rsidRPr="00000000" w14:paraId="0000013C">
      <w:pPr>
        <w:numPr>
          <w:ilvl w:val="1"/>
          <w:numId w:val="8"/>
        </w:numPr>
        <w:ind w:left="1440" w:hanging="360"/>
        <w:rPr>
          <w:sz w:val="38"/>
          <w:szCs w:val="38"/>
          <w:u w:val="none"/>
        </w:rPr>
      </w:pPr>
      <w:r w:rsidDel="00000000" w:rsidR="00000000" w:rsidRPr="00000000">
        <w:rPr>
          <w:sz w:val="38"/>
          <w:szCs w:val="38"/>
          <w:rtl w:val="0"/>
        </w:rPr>
        <w:t xml:space="preserve">Prevention:</w:t>
      </w:r>
    </w:p>
    <w:p w:rsidR="00000000" w:rsidDel="00000000" w:rsidP="00000000" w:rsidRDefault="00000000" w:rsidRPr="00000000" w14:paraId="0000013D">
      <w:pPr>
        <w:numPr>
          <w:ilvl w:val="2"/>
          <w:numId w:val="8"/>
        </w:numPr>
        <w:ind w:left="2160" w:hanging="360"/>
        <w:rPr>
          <w:sz w:val="38"/>
          <w:szCs w:val="38"/>
          <w:u w:val="none"/>
        </w:rPr>
      </w:pPr>
      <w:r w:rsidDel="00000000" w:rsidR="00000000" w:rsidRPr="00000000">
        <w:rPr>
          <w:sz w:val="38"/>
          <w:szCs w:val="38"/>
          <w:rtl w:val="0"/>
        </w:rPr>
        <w:t xml:space="preserve">This aspect focuses on finding the system vulnerabilities before they are detected by threats agents.</w:t>
      </w:r>
    </w:p>
    <w:p w:rsidR="00000000" w:rsidDel="00000000" w:rsidP="00000000" w:rsidRDefault="00000000" w:rsidRPr="00000000" w14:paraId="0000013E">
      <w:pPr>
        <w:numPr>
          <w:ilvl w:val="2"/>
          <w:numId w:val="8"/>
        </w:numPr>
        <w:ind w:left="2160" w:hanging="360"/>
        <w:rPr>
          <w:sz w:val="38"/>
          <w:szCs w:val="38"/>
          <w:u w:val="none"/>
        </w:rPr>
      </w:pPr>
      <w:r w:rsidDel="00000000" w:rsidR="00000000" w:rsidRPr="00000000">
        <w:rPr>
          <w:sz w:val="38"/>
          <w:szCs w:val="38"/>
          <w:rtl w:val="0"/>
        </w:rPr>
        <w:t xml:space="preserve">This step also includes setting up the right procedures and mechanism incase of a system breach.</w:t>
      </w:r>
    </w:p>
    <w:p w:rsidR="00000000" w:rsidDel="00000000" w:rsidP="00000000" w:rsidRDefault="00000000" w:rsidRPr="00000000" w14:paraId="0000013F">
      <w:pPr>
        <w:numPr>
          <w:ilvl w:val="1"/>
          <w:numId w:val="8"/>
        </w:numPr>
        <w:ind w:left="1440" w:hanging="360"/>
        <w:rPr>
          <w:sz w:val="38"/>
          <w:szCs w:val="38"/>
          <w:u w:val="none"/>
        </w:rPr>
      </w:pPr>
      <w:r w:rsidDel="00000000" w:rsidR="00000000" w:rsidRPr="00000000">
        <w:rPr>
          <w:sz w:val="38"/>
          <w:szCs w:val="38"/>
          <w:rtl w:val="0"/>
        </w:rPr>
        <w:t xml:space="preserve">Detection: </w:t>
      </w:r>
    </w:p>
    <w:p w:rsidR="00000000" w:rsidDel="00000000" w:rsidP="00000000" w:rsidRDefault="00000000" w:rsidRPr="00000000" w14:paraId="00000140">
      <w:pPr>
        <w:numPr>
          <w:ilvl w:val="2"/>
          <w:numId w:val="8"/>
        </w:numPr>
        <w:ind w:left="2160" w:hanging="360"/>
        <w:rPr>
          <w:sz w:val="38"/>
          <w:szCs w:val="38"/>
          <w:u w:val="none"/>
        </w:rPr>
      </w:pPr>
      <w:r w:rsidDel="00000000" w:rsidR="00000000" w:rsidRPr="00000000">
        <w:rPr>
          <w:sz w:val="38"/>
          <w:szCs w:val="38"/>
          <w:rtl w:val="0"/>
        </w:rPr>
        <w:t xml:space="preserve">This aspect focuses on detecting the threat before it has a chance to deploy.</w:t>
      </w:r>
    </w:p>
    <w:p w:rsidR="00000000" w:rsidDel="00000000" w:rsidP="00000000" w:rsidRDefault="00000000" w:rsidRPr="00000000" w14:paraId="00000141">
      <w:pPr>
        <w:numPr>
          <w:ilvl w:val="2"/>
          <w:numId w:val="8"/>
        </w:numPr>
        <w:ind w:left="2160" w:hanging="360"/>
        <w:rPr>
          <w:sz w:val="38"/>
          <w:szCs w:val="38"/>
          <w:u w:val="none"/>
        </w:rPr>
      </w:pPr>
      <w:r w:rsidDel="00000000" w:rsidR="00000000" w:rsidRPr="00000000">
        <w:rPr>
          <w:sz w:val="38"/>
          <w:szCs w:val="38"/>
          <w:rtl w:val="0"/>
        </w:rPr>
        <w:t xml:space="preserve">This step includes direct warfare between the assailants and the cyber security specialists. This may include; tracking software, worms, and virus deployment </w:t>
      </w:r>
    </w:p>
    <w:p w:rsidR="00000000" w:rsidDel="00000000" w:rsidP="00000000" w:rsidRDefault="00000000" w:rsidRPr="00000000" w14:paraId="00000142">
      <w:pPr>
        <w:numPr>
          <w:ilvl w:val="1"/>
          <w:numId w:val="8"/>
        </w:numPr>
        <w:ind w:left="1440" w:hanging="360"/>
        <w:rPr>
          <w:sz w:val="38"/>
          <w:szCs w:val="38"/>
          <w:u w:val="none"/>
        </w:rPr>
      </w:pPr>
      <w:r w:rsidDel="00000000" w:rsidR="00000000" w:rsidRPr="00000000">
        <w:rPr>
          <w:sz w:val="38"/>
          <w:szCs w:val="38"/>
          <w:rtl w:val="0"/>
        </w:rPr>
        <w:t xml:space="preserve">Recovery:</w:t>
      </w:r>
    </w:p>
    <w:p w:rsidR="00000000" w:rsidDel="00000000" w:rsidP="00000000" w:rsidRDefault="00000000" w:rsidRPr="00000000" w14:paraId="00000143">
      <w:pPr>
        <w:numPr>
          <w:ilvl w:val="2"/>
          <w:numId w:val="8"/>
        </w:numPr>
        <w:ind w:left="2160" w:hanging="360"/>
        <w:rPr>
          <w:sz w:val="38"/>
          <w:szCs w:val="38"/>
          <w:u w:val="none"/>
        </w:rPr>
      </w:pPr>
      <w:r w:rsidDel="00000000" w:rsidR="00000000" w:rsidRPr="00000000">
        <w:rPr>
          <w:sz w:val="38"/>
          <w:szCs w:val="38"/>
          <w:rtl w:val="0"/>
        </w:rPr>
        <w:t xml:space="preserve">This step focuses on the aftermath of the previous 2 steps. </w:t>
      </w:r>
    </w:p>
    <w:p w:rsidR="00000000" w:rsidDel="00000000" w:rsidP="00000000" w:rsidRDefault="00000000" w:rsidRPr="00000000" w14:paraId="00000144">
      <w:pPr>
        <w:numPr>
          <w:ilvl w:val="2"/>
          <w:numId w:val="8"/>
        </w:numPr>
        <w:ind w:left="2160" w:hanging="360"/>
        <w:rPr>
          <w:sz w:val="38"/>
          <w:szCs w:val="38"/>
          <w:u w:val="none"/>
        </w:rPr>
      </w:pPr>
      <w:r w:rsidDel="00000000" w:rsidR="00000000" w:rsidRPr="00000000">
        <w:rPr>
          <w:sz w:val="38"/>
          <w:szCs w:val="38"/>
          <w:rtl w:val="0"/>
        </w:rPr>
        <w:t xml:space="preserve">This includes repairing any broken components of the security system, checking the integrity of the data and so on.</w:t>
      </w:r>
    </w:p>
    <w:p w:rsidR="00000000" w:rsidDel="00000000" w:rsidP="00000000" w:rsidRDefault="00000000" w:rsidRPr="00000000" w14:paraId="00000145">
      <w:pPr>
        <w:ind w:left="0" w:firstLine="0"/>
        <w:rPr>
          <w:color w:val="0000ff"/>
          <w:sz w:val="38"/>
          <w:szCs w:val="38"/>
          <w:u w:val="single"/>
        </w:rPr>
      </w:pPr>
      <w:r w:rsidDel="00000000" w:rsidR="00000000" w:rsidRPr="00000000">
        <w:rPr>
          <w:color w:val="0000ff"/>
          <w:sz w:val="38"/>
          <w:szCs w:val="38"/>
          <w:u w:val="single"/>
          <w:rtl w:val="0"/>
        </w:rPr>
        <w:t xml:space="preserve">CHAPTER 3: MALWARE AND SOCIAL ENGINEERING ATTACKS</w:t>
      </w:r>
    </w:p>
    <w:p w:rsidR="00000000" w:rsidDel="00000000" w:rsidP="00000000" w:rsidRDefault="00000000" w:rsidRPr="00000000" w14:paraId="00000146">
      <w:pPr>
        <w:ind w:left="720" w:firstLine="0"/>
        <w:rPr>
          <w:color w:val="0000ff"/>
          <w:sz w:val="38"/>
          <w:szCs w:val="38"/>
          <w:u w:val="single"/>
        </w:rPr>
      </w:pPr>
      <w:r w:rsidDel="00000000" w:rsidR="00000000" w:rsidRPr="00000000">
        <w:rPr>
          <w:color w:val="0000ff"/>
          <w:sz w:val="38"/>
          <w:szCs w:val="38"/>
          <w:u w:val="single"/>
          <w:rtl w:val="0"/>
        </w:rPr>
        <w:t xml:space="preserve">WHAT IS MALWARE?</w:t>
      </w:r>
    </w:p>
    <w:p w:rsidR="00000000" w:rsidDel="00000000" w:rsidP="00000000" w:rsidRDefault="00000000" w:rsidRPr="00000000" w14:paraId="00000147">
      <w:pPr>
        <w:numPr>
          <w:ilvl w:val="0"/>
          <w:numId w:val="66"/>
        </w:numPr>
        <w:ind w:left="1440" w:hanging="360"/>
        <w:rPr>
          <w:color w:val="202122"/>
          <w:sz w:val="38"/>
          <w:szCs w:val="38"/>
          <w:u w:val="none"/>
        </w:rPr>
      </w:pPr>
      <w:r w:rsidDel="00000000" w:rsidR="00000000" w:rsidRPr="00000000">
        <w:rPr>
          <w:color w:val="202122"/>
          <w:sz w:val="38"/>
          <w:szCs w:val="38"/>
          <w:rtl w:val="0"/>
        </w:rPr>
        <w:t xml:space="preserve">For our course it is defined as a malicious programs that are designed to extract or waste resources from the users system</w:t>
      </w:r>
    </w:p>
    <w:p w:rsidR="00000000" w:rsidDel="00000000" w:rsidP="00000000" w:rsidRDefault="00000000" w:rsidRPr="00000000" w14:paraId="00000148">
      <w:pPr>
        <w:numPr>
          <w:ilvl w:val="0"/>
          <w:numId w:val="66"/>
        </w:numPr>
        <w:ind w:left="1440" w:hanging="360"/>
        <w:rPr>
          <w:color w:val="202122"/>
          <w:sz w:val="38"/>
          <w:szCs w:val="38"/>
          <w:u w:val="none"/>
        </w:rPr>
      </w:pPr>
      <w:r w:rsidDel="00000000" w:rsidR="00000000" w:rsidRPr="00000000">
        <w:rPr>
          <w:color w:val="202122"/>
          <w:sz w:val="38"/>
          <w:szCs w:val="38"/>
          <w:rtl w:val="0"/>
        </w:rPr>
        <w:t xml:space="preserve">There has been hundreds of viruses over the decades and each has been created for a specific purpose</w:t>
      </w:r>
    </w:p>
    <w:p w:rsidR="00000000" w:rsidDel="00000000" w:rsidP="00000000" w:rsidRDefault="00000000" w:rsidRPr="00000000" w14:paraId="00000149">
      <w:pPr>
        <w:numPr>
          <w:ilvl w:val="0"/>
          <w:numId w:val="66"/>
        </w:numPr>
        <w:ind w:left="1440" w:hanging="360"/>
        <w:rPr>
          <w:color w:val="202122"/>
          <w:sz w:val="38"/>
          <w:szCs w:val="38"/>
          <w:u w:val="none"/>
        </w:rPr>
      </w:pPr>
      <w:r w:rsidDel="00000000" w:rsidR="00000000" w:rsidRPr="00000000">
        <w:rPr>
          <w:color w:val="202122"/>
          <w:sz w:val="38"/>
          <w:szCs w:val="38"/>
          <w:rtl w:val="0"/>
        </w:rPr>
        <w:t xml:space="preserve">The first virus developed by Pakistan was done by a 19 year old, in 1986. It was considered the world's first IBM PC compatible virus. </w:t>
      </w:r>
    </w:p>
    <w:p w:rsidR="00000000" w:rsidDel="00000000" w:rsidP="00000000" w:rsidRDefault="00000000" w:rsidRPr="00000000" w14:paraId="0000014A">
      <w:pPr>
        <w:numPr>
          <w:ilvl w:val="0"/>
          <w:numId w:val="66"/>
        </w:numPr>
        <w:ind w:left="1440" w:hanging="360"/>
        <w:rPr>
          <w:color w:val="202122"/>
          <w:sz w:val="38"/>
          <w:szCs w:val="38"/>
          <w:u w:val="none"/>
        </w:rPr>
      </w:pPr>
      <w:r w:rsidDel="00000000" w:rsidR="00000000" w:rsidRPr="00000000">
        <w:rPr>
          <w:color w:val="202122"/>
          <w:sz w:val="38"/>
          <w:szCs w:val="38"/>
          <w:rtl w:val="0"/>
        </w:rPr>
        <w:t xml:space="preserve">Worms are another type of malware, the main purpose of worms is to use up the system resources.</w:t>
      </w:r>
    </w:p>
    <w:p w:rsidR="00000000" w:rsidDel="00000000" w:rsidP="00000000" w:rsidRDefault="00000000" w:rsidRPr="00000000" w14:paraId="0000014B">
      <w:pPr>
        <w:numPr>
          <w:ilvl w:val="0"/>
          <w:numId w:val="66"/>
        </w:numPr>
        <w:ind w:left="1440" w:hanging="360"/>
        <w:rPr>
          <w:color w:val="202122"/>
          <w:sz w:val="38"/>
          <w:szCs w:val="38"/>
          <w:u w:val="none"/>
        </w:rPr>
      </w:pPr>
      <w:r w:rsidDel="00000000" w:rsidR="00000000" w:rsidRPr="00000000">
        <w:rPr>
          <w:color w:val="202122"/>
          <w:sz w:val="38"/>
          <w:szCs w:val="38"/>
          <w:rtl w:val="0"/>
        </w:rPr>
        <w:t xml:space="preserve">Viruses are pieces of malicious software whose primary purpose is to extract information and destroy a system, from the inside out.</w:t>
      </w:r>
    </w:p>
    <w:p w:rsidR="00000000" w:rsidDel="00000000" w:rsidP="00000000" w:rsidRDefault="00000000" w:rsidRPr="00000000" w14:paraId="0000014C">
      <w:pPr>
        <w:rPr>
          <w:color w:val="202122"/>
          <w:sz w:val="38"/>
          <w:szCs w:val="38"/>
        </w:rPr>
      </w:pPr>
      <w:r w:rsidDel="00000000" w:rsidR="00000000" w:rsidRPr="00000000">
        <w:rPr>
          <w:rtl w:val="0"/>
        </w:rPr>
      </w:r>
    </w:p>
    <w:p w:rsidR="00000000" w:rsidDel="00000000" w:rsidP="00000000" w:rsidRDefault="00000000" w:rsidRPr="00000000" w14:paraId="0000014D">
      <w:pPr>
        <w:rPr>
          <w:color w:val="202122"/>
          <w:sz w:val="38"/>
          <w:szCs w:val="38"/>
        </w:rPr>
      </w:pPr>
      <w:r w:rsidDel="00000000" w:rsidR="00000000" w:rsidRPr="00000000">
        <w:rPr>
          <w:rtl w:val="0"/>
        </w:rPr>
      </w:r>
    </w:p>
    <w:p w:rsidR="00000000" w:rsidDel="00000000" w:rsidP="00000000" w:rsidRDefault="00000000" w:rsidRPr="00000000" w14:paraId="0000014E">
      <w:pPr>
        <w:rPr>
          <w:color w:val="202122"/>
          <w:sz w:val="38"/>
          <w:szCs w:val="38"/>
        </w:rPr>
      </w:pPr>
      <w:r w:rsidDel="00000000" w:rsidR="00000000" w:rsidRPr="00000000">
        <w:rPr>
          <w:rtl w:val="0"/>
        </w:rPr>
      </w:r>
    </w:p>
    <w:p w:rsidR="00000000" w:rsidDel="00000000" w:rsidP="00000000" w:rsidRDefault="00000000" w:rsidRPr="00000000" w14:paraId="0000014F">
      <w:pPr>
        <w:numPr>
          <w:ilvl w:val="0"/>
          <w:numId w:val="66"/>
        </w:numPr>
        <w:ind w:left="1440" w:hanging="360"/>
        <w:rPr>
          <w:color w:val="202122"/>
          <w:sz w:val="38"/>
          <w:szCs w:val="38"/>
          <w:u w:val="none"/>
        </w:rPr>
      </w:pPr>
      <w:r w:rsidDel="00000000" w:rsidR="00000000" w:rsidRPr="00000000">
        <w:rPr>
          <w:color w:val="202122"/>
          <w:sz w:val="38"/>
          <w:szCs w:val="38"/>
          <w:rtl w:val="0"/>
        </w:rPr>
        <w:t xml:space="preserve">There are 4 types of viruses:</w:t>
      </w:r>
    </w:p>
    <w:p w:rsidR="00000000" w:rsidDel="00000000" w:rsidP="00000000" w:rsidRDefault="00000000" w:rsidRPr="00000000" w14:paraId="00000150">
      <w:pPr>
        <w:numPr>
          <w:ilvl w:val="1"/>
          <w:numId w:val="66"/>
        </w:numPr>
        <w:ind w:left="2160" w:hanging="360"/>
        <w:rPr>
          <w:color w:val="202122"/>
          <w:sz w:val="38"/>
          <w:szCs w:val="38"/>
          <w:u w:val="none"/>
        </w:rPr>
      </w:pPr>
      <w:r w:rsidDel="00000000" w:rsidR="00000000" w:rsidRPr="00000000">
        <w:rPr>
          <w:color w:val="202122"/>
          <w:sz w:val="38"/>
          <w:szCs w:val="38"/>
          <w:rtl w:val="0"/>
        </w:rPr>
        <w:t xml:space="preserve">Computer virus:</w:t>
      </w:r>
    </w:p>
    <w:p w:rsidR="00000000" w:rsidDel="00000000" w:rsidP="00000000" w:rsidRDefault="00000000" w:rsidRPr="00000000" w14:paraId="00000151">
      <w:pPr>
        <w:numPr>
          <w:ilvl w:val="2"/>
          <w:numId w:val="66"/>
        </w:numPr>
        <w:ind w:left="2880" w:hanging="360"/>
        <w:rPr>
          <w:color w:val="202122"/>
          <w:sz w:val="38"/>
          <w:szCs w:val="38"/>
          <w:u w:val="none"/>
        </w:rPr>
      </w:pPr>
      <w:r w:rsidDel="00000000" w:rsidR="00000000" w:rsidRPr="00000000">
        <w:rPr>
          <w:color w:val="202122"/>
          <w:sz w:val="38"/>
          <w:szCs w:val="38"/>
          <w:rtl w:val="0"/>
        </w:rPr>
        <w:t xml:space="preserve">It is malicious code which replicates itself os the same computer</w:t>
      </w:r>
    </w:p>
    <w:p w:rsidR="00000000" w:rsidDel="00000000" w:rsidP="00000000" w:rsidRDefault="00000000" w:rsidRPr="00000000" w14:paraId="00000152">
      <w:pPr>
        <w:numPr>
          <w:ilvl w:val="1"/>
          <w:numId w:val="66"/>
        </w:numPr>
        <w:ind w:left="2160" w:hanging="360"/>
        <w:rPr>
          <w:color w:val="202122"/>
          <w:sz w:val="38"/>
          <w:szCs w:val="38"/>
          <w:u w:val="none"/>
        </w:rPr>
      </w:pPr>
      <w:r w:rsidDel="00000000" w:rsidR="00000000" w:rsidRPr="00000000">
        <w:rPr>
          <w:color w:val="202122"/>
          <w:sz w:val="38"/>
          <w:szCs w:val="38"/>
          <w:rtl w:val="0"/>
        </w:rPr>
        <w:t xml:space="preserve">Program Virus:</w:t>
      </w:r>
    </w:p>
    <w:p w:rsidR="00000000" w:rsidDel="00000000" w:rsidP="00000000" w:rsidRDefault="00000000" w:rsidRPr="00000000" w14:paraId="00000153">
      <w:pPr>
        <w:numPr>
          <w:ilvl w:val="2"/>
          <w:numId w:val="66"/>
        </w:numPr>
        <w:ind w:left="2880" w:hanging="360"/>
        <w:rPr>
          <w:color w:val="202122"/>
          <w:sz w:val="38"/>
          <w:szCs w:val="38"/>
          <w:u w:val="none"/>
        </w:rPr>
      </w:pPr>
      <w:r w:rsidDel="00000000" w:rsidR="00000000" w:rsidRPr="00000000">
        <w:rPr>
          <w:color w:val="202122"/>
          <w:sz w:val="38"/>
          <w:szCs w:val="38"/>
          <w:rtl w:val="0"/>
        </w:rPr>
        <w:t xml:space="preserve">Malicious code which infects the exe file</w:t>
      </w:r>
    </w:p>
    <w:p w:rsidR="00000000" w:rsidDel="00000000" w:rsidP="00000000" w:rsidRDefault="00000000" w:rsidRPr="00000000" w14:paraId="00000154">
      <w:pPr>
        <w:numPr>
          <w:ilvl w:val="1"/>
          <w:numId w:val="66"/>
        </w:numPr>
        <w:ind w:left="2160" w:hanging="360"/>
        <w:rPr>
          <w:color w:val="202122"/>
          <w:sz w:val="38"/>
          <w:szCs w:val="38"/>
          <w:u w:val="none"/>
        </w:rPr>
      </w:pPr>
      <w:r w:rsidDel="00000000" w:rsidR="00000000" w:rsidRPr="00000000">
        <w:rPr>
          <w:color w:val="202122"/>
          <w:sz w:val="38"/>
          <w:szCs w:val="38"/>
          <w:rtl w:val="0"/>
        </w:rPr>
        <w:t xml:space="preserve">Macro virus:</w:t>
      </w:r>
    </w:p>
    <w:p w:rsidR="00000000" w:rsidDel="00000000" w:rsidP="00000000" w:rsidRDefault="00000000" w:rsidRPr="00000000" w14:paraId="00000155">
      <w:pPr>
        <w:numPr>
          <w:ilvl w:val="2"/>
          <w:numId w:val="66"/>
        </w:numPr>
        <w:ind w:left="2880" w:hanging="360"/>
        <w:rPr>
          <w:color w:val="202122"/>
          <w:sz w:val="38"/>
          <w:szCs w:val="38"/>
          <w:u w:val="none"/>
        </w:rPr>
      </w:pPr>
      <w:r w:rsidDel="00000000" w:rsidR="00000000" w:rsidRPr="00000000">
        <w:rPr>
          <w:color w:val="202122"/>
          <w:sz w:val="38"/>
          <w:szCs w:val="38"/>
          <w:rtl w:val="0"/>
        </w:rPr>
        <w:t xml:space="preserve">Viruses which are written in the native language of the software</w:t>
      </w:r>
    </w:p>
    <w:p w:rsidR="00000000" w:rsidDel="00000000" w:rsidP="00000000" w:rsidRDefault="00000000" w:rsidRPr="00000000" w14:paraId="00000156">
      <w:pPr>
        <w:numPr>
          <w:ilvl w:val="2"/>
          <w:numId w:val="66"/>
        </w:numPr>
        <w:ind w:left="2880" w:hanging="360"/>
        <w:rPr>
          <w:color w:val="202122"/>
          <w:sz w:val="38"/>
          <w:szCs w:val="38"/>
          <w:u w:val="none"/>
        </w:rPr>
      </w:pPr>
      <w:r w:rsidDel="00000000" w:rsidR="00000000" w:rsidRPr="00000000">
        <w:rPr>
          <w:color w:val="202122"/>
          <w:sz w:val="38"/>
          <w:szCs w:val="38"/>
          <w:rtl w:val="0"/>
        </w:rPr>
        <w:t xml:space="preserve">They are usually a series of instructions that can be grouped together as a single command.</w:t>
      </w:r>
    </w:p>
    <w:p w:rsidR="00000000" w:rsidDel="00000000" w:rsidP="00000000" w:rsidRDefault="00000000" w:rsidRPr="00000000" w14:paraId="00000157">
      <w:pPr>
        <w:numPr>
          <w:ilvl w:val="1"/>
          <w:numId w:val="66"/>
        </w:numPr>
        <w:ind w:left="2160" w:hanging="360"/>
        <w:rPr>
          <w:color w:val="202122"/>
          <w:sz w:val="38"/>
          <w:szCs w:val="38"/>
          <w:u w:val="none"/>
        </w:rPr>
      </w:pPr>
      <w:r w:rsidDel="00000000" w:rsidR="00000000" w:rsidRPr="00000000">
        <w:rPr>
          <w:color w:val="202122"/>
          <w:sz w:val="38"/>
          <w:szCs w:val="38"/>
          <w:rtl w:val="0"/>
        </w:rPr>
        <w:t xml:space="preserve">Armoured virus:</w:t>
      </w:r>
    </w:p>
    <w:p w:rsidR="00000000" w:rsidDel="00000000" w:rsidP="00000000" w:rsidRDefault="00000000" w:rsidRPr="00000000" w14:paraId="00000158">
      <w:pPr>
        <w:numPr>
          <w:ilvl w:val="2"/>
          <w:numId w:val="66"/>
        </w:numPr>
        <w:ind w:left="2880" w:hanging="360"/>
        <w:rPr>
          <w:color w:val="202122"/>
          <w:sz w:val="38"/>
          <w:szCs w:val="38"/>
          <w:u w:val="none"/>
        </w:rPr>
      </w:pPr>
      <w:r w:rsidDel="00000000" w:rsidR="00000000" w:rsidRPr="00000000">
        <w:rPr>
          <w:color w:val="202122"/>
          <w:sz w:val="38"/>
          <w:szCs w:val="38"/>
          <w:rtl w:val="0"/>
        </w:rPr>
        <w:t xml:space="preserve">They are viruses that have a variety of mechanisms in places to make it difficult to detect. </w:t>
      </w:r>
    </w:p>
    <w:p w:rsidR="00000000" w:rsidDel="00000000" w:rsidP="00000000" w:rsidRDefault="00000000" w:rsidRPr="00000000" w14:paraId="00000159">
      <w:pPr>
        <w:numPr>
          <w:ilvl w:val="0"/>
          <w:numId w:val="66"/>
        </w:numPr>
        <w:ind w:left="1440" w:hanging="360"/>
        <w:rPr>
          <w:color w:val="202122"/>
          <w:sz w:val="38"/>
          <w:szCs w:val="38"/>
          <w:u w:val="none"/>
        </w:rPr>
      </w:pPr>
      <w:r w:rsidDel="00000000" w:rsidR="00000000" w:rsidRPr="00000000">
        <w:rPr>
          <w:color w:val="202122"/>
          <w:sz w:val="38"/>
          <w:szCs w:val="38"/>
          <w:rtl w:val="0"/>
        </w:rPr>
        <w:t xml:space="preserve">There are 4 ways of classifying viruses:</w:t>
      </w:r>
    </w:p>
    <w:p w:rsidR="00000000" w:rsidDel="00000000" w:rsidP="00000000" w:rsidRDefault="00000000" w:rsidRPr="00000000" w14:paraId="0000015A">
      <w:pPr>
        <w:numPr>
          <w:ilvl w:val="1"/>
          <w:numId w:val="66"/>
        </w:numPr>
        <w:ind w:left="2160" w:hanging="360"/>
        <w:rPr>
          <w:color w:val="202122"/>
          <w:sz w:val="38"/>
          <w:szCs w:val="38"/>
          <w:u w:val="none"/>
        </w:rPr>
      </w:pPr>
      <w:r w:rsidDel="00000000" w:rsidR="00000000" w:rsidRPr="00000000">
        <w:rPr>
          <w:color w:val="202122"/>
          <w:sz w:val="38"/>
          <w:szCs w:val="38"/>
          <w:rtl w:val="0"/>
        </w:rPr>
        <w:t xml:space="preserve">Circulation:</w:t>
      </w:r>
    </w:p>
    <w:p w:rsidR="00000000" w:rsidDel="00000000" w:rsidP="00000000" w:rsidRDefault="00000000" w:rsidRPr="00000000" w14:paraId="0000015B">
      <w:pPr>
        <w:numPr>
          <w:ilvl w:val="2"/>
          <w:numId w:val="66"/>
        </w:numPr>
        <w:ind w:left="2880" w:hanging="360"/>
        <w:rPr>
          <w:color w:val="202122"/>
          <w:sz w:val="38"/>
          <w:szCs w:val="38"/>
          <w:u w:val="none"/>
        </w:rPr>
      </w:pPr>
      <w:r w:rsidDel="00000000" w:rsidR="00000000" w:rsidRPr="00000000">
        <w:rPr>
          <w:color w:val="202122"/>
          <w:sz w:val="38"/>
          <w:szCs w:val="38"/>
          <w:rtl w:val="0"/>
        </w:rPr>
        <w:t xml:space="preserve">This the spreading ability of the virus</w:t>
      </w:r>
    </w:p>
    <w:p w:rsidR="00000000" w:rsidDel="00000000" w:rsidP="00000000" w:rsidRDefault="00000000" w:rsidRPr="00000000" w14:paraId="0000015C">
      <w:pPr>
        <w:numPr>
          <w:ilvl w:val="2"/>
          <w:numId w:val="66"/>
        </w:numPr>
        <w:ind w:left="2880" w:hanging="360"/>
        <w:rPr>
          <w:color w:val="202122"/>
          <w:sz w:val="38"/>
          <w:szCs w:val="38"/>
          <w:u w:val="none"/>
        </w:rPr>
      </w:pPr>
      <w:r w:rsidDel="00000000" w:rsidR="00000000" w:rsidRPr="00000000">
        <w:rPr>
          <w:color w:val="202122"/>
          <w:sz w:val="38"/>
          <w:szCs w:val="38"/>
          <w:rtl w:val="0"/>
        </w:rPr>
        <w:t xml:space="preserve">There are many ways a virus can spread; via email attachments, through usbs and many other ways.</w:t>
      </w:r>
    </w:p>
    <w:p w:rsidR="00000000" w:rsidDel="00000000" w:rsidP="00000000" w:rsidRDefault="00000000" w:rsidRPr="00000000" w14:paraId="0000015D">
      <w:pPr>
        <w:numPr>
          <w:ilvl w:val="2"/>
          <w:numId w:val="66"/>
        </w:numPr>
        <w:ind w:left="2880" w:hanging="360"/>
        <w:rPr>
          <w:color w:val="202122"/>
          <w:sz w:val="38"/>
          <w:szCs w:val="38"/>
          <w:u w:val="none"/>
        </w:rPr>
      </w:pPr>
      <w:r w:rsidDel="00000000" w:rsidR="00000000" w:rsidRPr="00000000">
        <w:rPr>
          <w:color w:val="202122"/>
          <w:sz w:val="38"/>
          <w:szCs w:val="38"/>
          <w:rtl w:val="0"/>
        </w:rPr>
        <w:t xml:space="preserve">Worms spread through a system, by exploiting the vulnerabilities of that system.</w:t>
      </w:r>
    </w:p>
    <w:p w:rsidR="00000000" w:rsidDel="00000000" w:rsidP="00000000" w:rsidRDefault="00000000" w:rsidRPr="00000000" w14:paraId="0000015E">
      <w:pPr>
        <w:numPr>
          <w:ilvl w:val="2"/>
          <w:numId w:val="66"/>
        </w:numPr>
        <w:ind w:left="2880" w:hanging="360"/>
        <w:rPr>
          <w:color w:val="202122"/>
          <w:sz w:val="38"/>
          <w:szCs w:val="38"/>
          <w:u w:val="none"/>
        </w:rPr>
      </w:pPr>
      <w:r w:rsidDel="00000000" w:rsidR="00000000" w:rsidRPr="00000000">
        <w:rPr>
          <w:color w:val="202122"/>
          <w:sz w:val="38"/>
          <w:szCs w:val="38"/>
          <w:rtl w:val="0"/>
        </w:rPr>
        <w:t xml:space="preserve">Some of the ways a virus can enter circulation are,using an appender which appends itself to the end of the file, but this can be easily detected by virus scanners</w:t>
      </w:r>
    </w:p>
    <w:p w:rsidR="00000000" w:rsidDel="00000000" w:rsidP="00000000" w:rsidRDefault="00000000" w:rsidRPr="00000000" w14:paraId="0000015F">
      <w:pPr>
        <w:numPr>
          <w:ilvl w:val="2"/>
          <w:numId w:val="66"/>
        </w:numPr>
        <w:ind w:left="2880" w:hanging="360"/>
        <w:rPr>
          <w:color w:val="202122"/>
          <w:sz w:val="38"/>
          <w:szCs w:val="38"/>
          <w:u w:val="none"/>
        </w:rPr>
      </w:pPr>
      <w:r w:rsidDel="00000000" w:rsidR="00000000" w:rsidRPr="00000000">
        <w:rPr>
          <w:color w:val="202122"/>
          <w:sz w:val="38"/>
          <w:szCs w:val="38"/>
          <w:rtl w:val="0"/>
        </w:rPr>
        <w:t xml:space="preserve">Some ways armoured virus avoid detection:</w:t>
      </w:r>
    </w:p>
    <w:p w:rsidR="00000000" w:rsidDel="00000000" w:rsidP="00000000" w:rsidRDefault="00000000" w:rsidRPr="00000000" w14:paraId="00000160">
      <w:pPr>
        <w:numPr>
          <w:ilvl w:val="3"/>
          <w:numId w:val="66"/>
        </w:numPr>
        <w:ind w:left="3600" w:hanging="360"/>
        <w:rPr>
          <w:color w:val="202122"/>
          <w:sz w:val="38"/>
          <w:szCs w:val="38"/>
          <w:u w:val="none"/>
        </w:rPr>
      </w:pPr>
      <w:r w:rsidDel="00000000" w:rsidR="00000000" w:rsidRPr="00000000">
        <w:rPr>
          <w:color w:val="202122"/>
          <w:sz w:val="38"/>
          <w:szCs w:val="38"/>
          <w:rtl w:val="0"/>
        </w:rPr>
        <w:t xml:space="preserve">Swiss cheese:The virus breaks itself into chunks and scatters itself into the program. When reassembled all the segments come together to infect the program.</w:t>
      </w:r>
    </w:p>
    <w:p w:rsidR="00000000" w:rsidDel="00000000" w:rsidP="00000000" w:rsidRDefault="00000000" w:rsidRPr="00000000" w14:paraId="00000161">
      <w:pPr>
        <w:numPr>
          <w:ilvl w:val="3"/>
          <w:numId w:val="66"/>
        </w:numPr>
        <w:ind w:left="3600" w:hanging="360"/>
        <w:rPr>
          <w:color w:val="202122"/>
          <w:sz w:val="38"/>
          <w:szCs w:val="38"/>
          <w:u w:val="none"/>
        </w:rPr>
      </w:pPr>
      <w:r w:rsidDel="00000000" w:rsidR="00000000" w:rsidRPr="00000000">
        <w:rPr>
          <w:color w:val="202122"/>
          <w:sz w:val="38"/>
          <w:szCs w:val="38"/>
          <w:rtl w:val="0"/>
        </w:rPr>
        <w:t xml:space="preserve">Split infection: the virus is encrypted and placed at the end of the program. It then scatters the decryption key all over the program. After all the parts of the decryption key are collected the virus is activated and the file dies (RIB: rest in bits) </w:t>
      </w:r>
    </w:p>
    <w:p w:rsidR="00000000" w:rsidDel="00000000" w:rsidP="00000000" w:rsidRDefault="00000000" w:rsidRPr="00000000" w14:paraId="00000162">
      <w:pPr>
        <w:rPr>
          <w:color w:val="202122"/>
          <w:sz w:val="38"/>
          <w:szCs w:val="38"/>
        </w:rPr>
      </w:pPr>
      <w:r w:rsidDel="00000000" w:rsidR="00000000" w:rsidRPr="00000000">
        <w:rPr>
          <w:rtl w:val="0"/>
        </w:rPr>
      </w:r>
    </w:p>
    <w:p w:rsidR="00000000" w:rsidDel="00000000" w:rsidP="00000000" w:rsidRDefault="00000000" w:rsidRPr="00000000" w14:paraId="00000163">
      <w:pPr>
        <w:numPr>
          <w:ilvl w:val="1"/>
          <w:numId w:val="66"/>
        </w:numPr>
        <w:ind w:left="2160" w:hanging="360"/>
        <w:rPr>
          <w:color w:val="202122"/>
          <w:sz w:val="38"/>
          <w:szCs w:val="38"/>
          <w:u w:val="none"/>
        </w:rPr>
      </w:pPr>
      <w:r w:rsidDel="00000000" w:rsidR="00000000" w:rsidRPr="00000000">
        <w:rPr>
          <w:color w:val="202122"/>
          <w:sz w:val="38"/>
          <w:szCs w:val="38"/>
          <w:rtl w:val="0"/>
        </w:rPr>
        <w:t xml:space="preserve">Infection:</w:t>
      </w:r>
    </w:p>
    <w:p w:rsidR="00000000" w:rsidDel="00000000" w:rsidP="00000000" w:rsidRDefault="00000000" w:rsidRPr="00000000" w14:paraId="00000164">
      <w:pPr>
        <w:numPr>
          <w:ilvl w:val="2"/>
          <w:numId w:val="66"/>
        </w:numPr>
        <w:ind w:left="2880" w:hanging="360"/>
        <w:rPr>
          <w:color w:val="202122"/>
          <w:sz w:val="38"/>
          <w:szCs w:val="38"/>
          <w:u w:val="none"/>
        </w:rPr>
      </w:pPr>
      <w:r w:rsidDel="00000000" w:rsidR="00000000" w:rsidRPr="00000000">
        <w:rPr>
          <w:color w:val="202122"/>
          <w:sz w:val="38"/>
          <w:szCs w:val="38"/>
          <w:rtl w:val="0"/>
        </w:rPr>
        <w:t xml:space="preserve">This is the ability to embed itself in a system, aka when does the virus activate and for how it is active.</w:t>
      </w:r>
    </w:p>
    <w:p w:rsidR="00000000" w:rsidDel="00000000" w:rsidP="00000000" w:rsidRDefault="00000000" w:rsidRPr="00000000" w14:paraId="00000165">
      <w:pPr>
        <w:numPr>
          <w:ilvl w:val="2"/>
          <w:numId w:val="66"/>
        </w:numPr>
        <w:ind w:left="2880" w:hanging="360"/>
        <w:rPr>
          <w:color w:val="202122"/>
          <w:sz w:val="38"/>
          <w:szCs w:val="38"/>
          <w:u w:val="none"/>
        </w:rPr>
      </w:pPr>
      <w:r w:rsidDel="00000000" w:rsidR="00000000" w:rsidRPr="00000000">
        <w:rPr>
          <w:color w:val="202122"/>
          <w:sz w:val="38"/>
          <w:szCs w:val="38"/>
          <w:rtl w:val="0"/>
        </w:rPr>
        <w:t xml:space="preserve">There are many examples of this:</w:t>
      </w:r>
    </w:p>
    <w:p w:rsidR="00000000" w:rsidDel="00000000" w:rsidP="00000000" w:rsidRDefault="00000000" w:rsidRPr="00000000" w14:paraId="00000166">
      <w:pPr>
        <w:numPr>
          <w:ilvl w:val="3"/>
          <w:numId w:val="66"/>
        </w:numPr>
        <w:ind w:left="3600" w:hanging="360"/>
        <w:rPr>
          <w:color w:val="202122"/>
          <w:sz w:val="38"/>
          <w:szCs w:val="38"/>
          <w:u w:val="none"/>
        </w:rPr>
      </w:pPr>
      <w:r w:rsidDel="00000000" w:rsidR="00000000" w:rsidRPr="00000000">
        <w:rPr>
          <w:color w:val="202122"/>
          <w:sz w:val="38"/>
          <w:szCs w:val="38"/>
          <w:rtl w:val="0"/>
        </w:rPr>
        <w:t xml:space="preserve">Trojan virus:</w:t>
      </w:r>
    </w:p>
    <w:p w:rsidR="00000000" w:rsidDel="00000000" w:rsidP="00000000" w:rsidRDefault="00000000" w:rsidRPr="00000000" w14:paraId="00000167">
      <w:pPr>
        <w:numPr>
          <w:ilvl w:val="4"/>
          <w:numId w:val="66"/>
        </w:numPr>
        <w:ind w:left="4320" w:hanging="360"/>
        <w:rPr>
          <w:color w:val="202122"/>
          <w:sz w:val="38"/>
          <w:szCs w:val="38"/>
          <w:u w:val="none"/>
        </w:rPr>
      </w:pPr>
      <w:r w:rsidDel="00000000" w:rsidR="00000000" w:rsidRPr="00000000">
        <w:rPr>
          <w:color w:val="202122"/>
          <w:sz w:val="38"/>
          <w:szCs w:val="38"/>
          <w:rtl w:val="0"/>
        </w:rPr>
        <w:t xml:space="preserve">In ancient mythology the Greek besieged the city of troy. But were on the verge of losing, so they surrendered and gifted the people of Troy a giant wooden horse. At night when everyone was asleep, the soldiers exited the giant horse and opened the gate to the rest of the awaiting Greek army.</w:t>
      </w:r>
    </w:p>
    <w:p w:rsidR="00000000" w:rsidDel="00000000" w:rsidP="00000000" w:rsidRDefault="00000000" w:rsidRPr="00000000" w14:paraId="00000168">
      <w:pPr>
        <w:numPr>
          <w:ilvl w:val="4"/>
          <w:numId w:val="66"/>
        </w:numPr>
        <w:ind w:left="4320" w:hanging="360"/>
        <w:rPr>
          <w:color w:val="202122"/>
          <w:sz w:val="38"/>
          <w:szCs w:val="38"/>
          <w:u w:val="none"/>
        </w:rPr>
      </w:pPr>
      <w:r w:rsidDel="00000000" w:rsidR="00000000" w:rsidRPr="00000000">
        <w:rPr>
          <w:color w:val="202122"/>
          <w:sz w:val="38"/>
          <w:szCs w:val="38"/>
          <w:rtl w:val="0"/>
        </w:rPr>
        <w:t xml:space="preserve">Similarly to the myth the trojan virus masquerade itself as normal software, but it contains some hidden code. This allows it to harm the infected system.</w:t>
      </w:r>
    </w:p>
    <w:p w:rsidR="00000000" w:rsidDel="00000000" w:rsidP="00000000" w:rsidRDefault="00000000" w:rsidRPr="00000000" w14:paraId="00000169">
      <w:pPr>
        <w:numPr>
          <w:ilvl w:val="4"/>
          <w:numId w:val="66"/>
        </w:numPr>
        <w:ind w:left="4320" w:hanging="360"/>
        <w:rPr>
          <w:color w:val="202122"/>
          <w:sz w:val="38"/>
          <w:szCs w:val="38"/>
          <w:u w:val="none"/>
        </w:rPr>
      </w:pPr>
      <w:r w:rsidDel="00000000" w:rsidR="00000000" w:rsidRPr="00000000">
        <w:rPr>
          <w:color w:val="202122"/>
          <w:sz w:val="38"/>
          <w:szCs w:val="38"/>
          <w:rtl w:val="0"/>
        </w:rPr>
        <w:t xml:space="preserve">Some trojan viruses even give remote access to the system, these are called RAT or remote access trojans</w:t>
      </w:r>
    </w:p>
    <w:p w:rsidR="00000000" w:rsidDel="00000000" w:rsidP="00000000" w:rsidRDefault="00000000" w:rsidRPr="00000000" w14:paraId="0000016A">
      <w:pPr>
        <w:numPr>
          <w:ilvl w:val="3"/>
          <w:numId w:val="66"/>
        </w:numPr>
        <w:ind w:left="3600" w:hanging="360"/>
        <w:rPr>
          <w:color w:val="202122"/>
          <w:sz w:val="38"/>
          <w:szCs w:val="38"/>
          <w:u w:val="none"/>
        </w:rPr>
      </w:pPr>
      <w:r w:rsidDel="00000000" w:rsidR="00000000" w:rsidRPr="00000000">
        <w:rPr>
          <w:color w:val="202122"/>
          <w:sz w:val="38"/>
          <w:szCs w:val="38"/>
          <w:rtl w:val="0"/>
        </w:rPr>
        <w:t xml:space="preserve">Another example of infected files is ransomware. Which are software or programs that when installed prevent the access of the user to the system.</w:t>
      </w:r>
    </w:p>
    <w:p w:rsidR="00000000" w:rsidDel="00000000" w:rsidP="00000000" w:rsidRDefault="00000000" w:rsidRPr="00000000" w14:paraId="0000016B">
      <w:pPr>
        <w:numPr>
          <w:ilvl w:val="3"/>
          <w:numId w:val="66"/>
        </w:numPr>
        <w:ind w:left="3600" w:hanging="360"/>
        <w:rPr>
          <w:color w:val="202122"/>
          <w:sz w:val="38"/>
          <w:szCs w:val="38"/>
          <w:u w:val="none"/>
        </w:rPr>
      </w:pPr>
      <w:r w:rsidDel="00000000" w:rsidR="00000000" w:rsidRPr="00000000">
        <w:rPr>
          <w:color w:val="202122"/>
          <w:sz w:val="38"/>
          <w:szCs w:val="38"/>
          <w:rtl w:val="0"/>
        </w:rPr>
        <w:t xml:space="preserve">Crypto ransomware is any software that encrypts the whole system and can only be unlocked if the hijackers are paid.</w:t>
      </w:r>
    </w:p>
    <w:p w:rsidR="00000000" w:rsidDel="00000000" w:rsidP="00000000" w:rsidRDefault="00000000" w:rsidRPr="00000000" w14:paraId="0000016C">
      <w:pPr>
        <w:numPr>
          <w:ilvl w:val="1"/>
          <w:numId w:val="66"/>
        </w:numPr>
        <w:ind w:left="2160" w:hanging="360"/>
        <w:rPr>
          <w:color w:val="202122"/>
          <w:sz w:val="38"/>
          <w:szCs w:val="38"/>
          <w:u w:val="none"/>
        </w:rPr>
      </w:pPr>
      <w:r w:rsidDel="00000000" w:rsidR="00000000" w:rsidRPr="00000000">
        <w:rPr>
          <w:color w:val="202122"/>
          <w:sz w:val="38"/>
          <w:szCs w:val="38"/>
          <w:rtl w:val="0"/>
        </w:rPr>
        <w:t xml:space="preserve">Concealment:</w:t>
      </w:r>
    </w:p>
    <w:p w:rsidR="00000000" w:rsidDel="00000000" w:rsidP="00000000" w:rsidRDefault="00000000" w:rsidRPr="00000000" w14:paraId="0000016D">
      <w:pPr>
        <w:numPr>
          <w:ilvl w:val="2"/>
          <w:numId w:val="66"/>
        </w:numPr>
        <w:ind w:left="2880" w:hanging="360"/>
        <w:rPr>
          <w:color w:val="202122"/>
          <w:sz w:val="38"/>
          <w:szCs w:val="38"/>
          <w:u w:val="none"/>
        </w:rPr>
      </w:pPr>
      <w:r w:rsidDel="00000000" w:rsidR="00000000" w:rsidRPr="00000000">
        <w:rPr>
          <w:color w:val="202122"/>
          <w:sz w:val="38"/>
          <w:szCs w:val="38"/>
          <w:rtl w:val="0"/>
        </w:rPr>
        <w:t xml:space="preserve">This is the ability of the virus to hide</w:t>
      </w:r>
    </w:p>
    <w:p w:rsidR="00000000" w:rsidDel="00000000" w:rsidP="00000000" w:rsidRDefault="00000000" w:rsidRPr="00000000" w14:paraId="0000016E">
      <w:pPr>
        <w:numPr>
          <w:ilvl w:val="2"/>
          <w:numId w:val="66"/>
        </w:numPr>
        <w:ind w:left="2880" w:hanging="360"/>
        <w:rPr>
          <w:color w:val="202122"/>
          <w:sz w:val="38"/>
          <w:szCs w:val="38"/>
          <w:u w:val="none"/>
        </w:rPr>
      </w:pPr>
      <w:r w:rsidDel="00000000" w:rsidR="00000000" w:rsidRPr="00000000">
        <w:rPr>
          <w:color w:val="202122"/>
          <w:sz w:val="38"/>
          <w:szCs w:val="38"/>
          <w:rtl w:val="0"/>
        </w:rPr>
        <w:t xml:space="preserve">Many assailants/ viruses use Rootkits to hide themselves when they are in the system.</w:t>
      </w:r>
    </w:p>
    <w:p w:rsidR="00000000" w:rsidDel="00000000" w:rsidP="00000000" w:rsidRDefault="00000000" w:rsidRPr="00000000" w14:paraId="0000016F">
      <w:pPr>
        <w:numPr>
          <w:ilvl w:val="2"/>
          <w:numId w:val="66"/>
        </w:numPr>
        <w:ind w:left="2880" w:hanging="360"/>
        <w:rPr>
          <w:color w:val="202122"/>
          <w:sz w:val="38"/>
          <w:szCs w:val="38"/>
          <w:u w:val="none"/>
        </w:rPr>
      </w:pPr>
      <w:r w:rsidDel="00000000" w:rsidR="00000000" w:rsidRPr="00000000">
        <w:rPr>
          <w:color w:val="202122"/>
          <w:sz w:val="38"/>
          <w:szCs w:val="38"/>
          <w:rtl w:val="0"/>
        </w:rPr>
        <w:t xml:space="preserve">This can be done by removing entry logs.</w:t>
      </w:r>
    </w:p>
    <w:p w:rsidR="00000000" w:rsidDel="00000000" w:rsidP="00000000" w:rsidRDefault="00000000" w:rsidRPr="00000000" w14:paraId="00000170">
      <w:pPr>
        <w:numPr>
          <w:ilvl w:val="2"/>
          <w:numId w:val="66"/>
        </w:numPr>
        <w:ind w:left="2880" w:hanging="360"/>
        <w:rPr>
          <w:color w:val="202122"/>
          <w:sz w:val="38"/>
          <w:szCs w:val="38"/>
          <w:u w:val="none"/>
        </w:rPr>
      </w:pPr>
      <w:r w:rsidDel="00000000" w:rsidR="00000000" w:rsidRPr="00000000">
        <w:rPr>
          <w:color w:val="202122"/>
          <w:sz w:val="38"/>
          <w:szCs w:val="38"/>
          <w:rtl w:val="0"/>
        </w:rPr>
        <w:t xml:space="preserve">They can also alter the OS with specific files which may harm the computer even more.</w:t>
      </w:r>
    </w:p>
    <w:p w:rsidR="00000000" w:rsidDel="00000000" w:rsidP="00000000" w:rsidRDefault="00000000" w:rsidRPr="00000000" w14:paraId="00000171">
      <w:pPr>
        <w:numPr>
          <w:ilvl w:val="1"/>
          <w:numId w:val="66"/>
        </w:numPr>
        <w:ind w:left="2160" w:hanging="360"/>
        <w:rPr>
          <w:color w:val="202122"/>
          <w:sz w:val="38"/>
          <w:szCs w:val="38"/>
          <w:u w:val="none"/>
        </w:rPr>
      </w:pPr>
      <w:r w:rsidDel="00000000" w:rsidR="00000000" w:rsidRPr="00000000">
        <w:rPr>
          <w:color w:val="202122"/>
          <w:sz w:val="38"/>
          <w:szCs w:val="38"/>
          <w:rtl w:val="0"/>
        </w:rPr>
        <w:t xml:space="preserve">Payload:</w:t>
      </w:r>
    </w:p>
    <w:p w:rsidR="00000000" w:rsidDel="00000000" w:rsidP="00000000" w:rsidRDefault="00000000" w:rsidRPr="00000000" w14:paraId="00000172">
      <w:pPr>
        <w:numPr>
          <w:ilvl w:val="2"/>
          <w:numId w:val="66"/>
        </w:numPr>
        <w:ind w:left="2880" w:hanging="360"/>
        <w:rPr>
          <w:color w:val="202122"/>
          <w:sz w:val="38"/>
          <w:szCs w:val="38"/>
          <w:u w:val="none"/>
        </w:rPr>
      </w:pPr>
      <w:r w:rsidDel="00000000" w:rsidR="00000000" w:rsidRPr="00000000">
        <w:rPr>
          <w:color w:val="202122"/>
          <w:sz w:val="38"/>
          <w:szCs w:val="38"/>
          <w:rtl w:val="0"/>
        </w:rPr>
        <w:t xml:space="preserve">This is the ability of the virus to damage or collect information from a system.</w:t>
      </w:r>
    </w:p>
    <w:p w:rsidR="00000000" w:rsidDel="00000000" w:rsidP="00000000" w:rsidRDefault="00000000" w:rsidRPr="00000000" w14:paraId="00000173">
      <w:pPr>
        <w:numPr>
          <w:ilvl w:val="2"/>
          <w:numId w:val="66"/>
        </w:numPr>
        <w:ind w:left="2880" w:hanging="360"/>
        <w:rPr>
          <w:color w:val="202122"/>
          <w:sz w:val="38"/>
          <w:szCs w:val="38"/>
          <w:u w:val="none"/>
        </w:rPr>
      </w:pPr>
      <w:r w:rsidDel="00000000" w:rsidR="00000000" w:rsidRPr="00000000">
        <w:rPr>
          <w:color w:val="202122"/>
          <w:sz w:val="38"/>
          <w:szCs w:val="38"/>
          <w:rtl w:val="0"/>
        </w:rPr>
        <w:t xml:space="preserve">Generally these fall into 1 of these categories:</w:t>
      </w:r>
    </w:p>
    <w:p w:rsidR="00000000" w:rsidDel="00000000" w:rsidP="00000000" w:rsidRDefault="00000000" w:rsidRPr="00000000" w14:paraId="00000174">
      <w:pPr>
        <w:numPr>
          <w:ilvl w:val="3"/>
          <w:numId w:val="66"/>
        </w:numPr>
        <w:ind w:left="3600" w:hanging="360"/>
        <w:rPr>
          <w:color w:val="202122"/>
          <w:sz w:val="38"/>
          <w:szCs w:val="38"/>
          <w:u w:val="none"/>
        </w:rPr>
      </w:pPr>
      <w:r w:rsidDel="00000000" w:rsidR="00000000" w:rsidRPr="00000000">
        <w:rPr>
          <w:color w:val="202122"/>
          <w:sz w:val="38"/>
          <w:szCs w:val="38"/>
          <w:rtl w:val="0"/>
        </w:rPr>
        <w:t xml:space="preserve">Collection of data:</w:t>
      </w:r>
    </w:p>
    <w:p w:rsidR="00000000" w:rsidDel="00000000" w:rsidP="00000000" w:rsidRDefault="00000000" w:rsidRPr="00000000" w14:paraId="00000175">
      <w:pPr>
        <w:numPr>
          <w:ilvl w:val="4"/>
          <w:numId w:val="66"/>
        </w:numPr>
        <w:ind w:left="4320" w:hanging="360"/>
        <w:rPr>
          <w:color w:val="202122"/>
          <w:sz w:val="38"/>
          <w:szCs w:val="38"/>
          <w:u w:val="none"/>
        </w:rPr>
      </w:pPr>
      <w:r w:rsidDel="00000000" w:rsidR="00000000" w:rsidRPr="00000000">
        <w:rPr>
          <w:color w:val="202122"/>
          <w:sz w:val="38"/>
          <w:szCs w:val="38"/>
          <w:rtl w:val="0"/>
        </w:rPr>
        <w:t xml:space="preserve">This includes the use of softwares to collect data against victims and identify the system’s vulnerabilities.</w:t>
      </w:r>
    </w:p>
    <w:p w:rsidR="00000000" w:rsidDel="00000000" w:rsidP="00000000" w:rsidRDefault="00000000" w:rsidRPr="00000000" w14:paraId="00000176">
      <w:pPr>
        <w:numPr>
          <w:ilvl w:val="4"/>
          <w:numId w:val="66"/>
        </w:numPr>
        <w:ind w:left="4139.999999999999" w:hanging="359.99999999999943"/>
        <w:rPr>
          <w:color w:val="202122"/>
          <w:sz w:val="38"/>
          <w:szCs w:val="38"/>
          <w:u w:val="none"/>
        </w:rPr>
      </w:pPr>
      <w:r w:rsidDel="00000000" w:rsidR="00000000" w:rsidRPr="00000000">
        <w:rPr>
          <w:color w:val="202122"/>
          <w:sz w:val="38"/>
          <w:szCs w:val="38"/>
          <w:rtl w:val="0"/>
        </w:rPr>
        <w:t xml:space="preserve">A software of such nature is a </w:t>
      </w:r>
      <w:r w:rsidDel="00000000" w:rsidR="00000000" w:rsidRPr="00000000">
        <w:rPr>
          <w:b w:val="1"/>
          <w:color w:val="202122"/>
          <w:sz w:val="38"/>
          <w:szCs w:val="38"/>
          <w:rtl w:val="0"/>
        </w:rPr>
        <w:t xml:space="preserve">keylogger</w:t>
      </w:r>
      <w:r w:rsidDel="00000000" w:rsidR="00000000" w:rsidRPr="00000000">
        <w:rPr>
          <w:color w:val="202122"/>
          <w:sz w:val="38"/>
          <w:szCs w:val="38"/>
          <w:rtl w:val="0"/>
        </w:rPr>
        <w:t xml:space="preserve">; which collects all the keystrokes of the users or the infected system and sends it to the perpetrator.</w:t>
      </w:r>
    </w:p>
    <w:p w:rsidR="00000000" w:rsidDel="00000000" w:rsidP="00000000" w:rsidRDefault="00000000" w:rsidRPr="00000000" w14:paraId="00000177">
      <w:pPr>
        <w:numPr>
          <w:ilvl w:val="4"/>
          <w:numId w:val="66"/>
        </w:numPr>
        <w:ind w:left="4320" w:hanging="360"/>
        <w:rPr>
          <w:color w:val="202122"/>
          <w:sz w:val="38"/>
          <w:szCs w:val="38"/>
          <w:u w:val="none"/>
        </w:rPr>
      </w:pPr>
      <w:r w:rsidDel="00000000" w:rsidR="00000000" w:rsidRPr="00000000">
        <w:rPr>
          <w:b w:val="1"/>
          <w:color w:val="202122"/>
          <w:sz w:val="38"/>
          <w:szCs w:val="38"/>
          <w:rtl w:val="0"/>
        </w:rPr>
        <w:t xml:space="preserve">Keyloggers</w:t>
      </w:r>
      <w:r w:rsidDel="00000000" w:rsidR="00000000" w:rsidRPr="00000000">
        <w:rPr>
          <w:color w:val="202122"/>
          <w:sz w:val="38"/>
          <w:szCs w:val="38"/>
          <w:rtl w:val="0"/>
        </w:rPr>
        <w:t xml:space="preserve"> come in both hardware and software form</w:t>
      </w:r>
    </w:p>
    <w:p w:rsidR="00000000" w:rsidDel="00000000" w:rsidP="00000000" w:rsidRDefault="00000000" w:rsidRPr="00000000" w14:paraId="00000178">
      <w:pPr>
        <w:numPr>
          <w:ilvl w:val="4"/>
          <w:numId w:val="66"/>
        </w:numPr>
        <w:ind w:left="4320" w:hanging="360"/>
        <w:rPr>
          <w:color w:val="202122"/>
          <w:sz w:val="38"/>
          <w:szCs w:val="38"/>
          <w:u w:val="none"/>
        </w:rPr>
      </w:pPr>
      <w:r w:rsidDel="00000000" w:rsidR="00000000" w:rsidRPr="00000000">
        <w:rPr>
          <w:color w:val="202122"/>
          <w:sz w:val="38"/>
          <w:szCs w:val="38"/>
          <w:rtl w:val="0"/>
        </w:rPr>
        <w:t xml:space="preserve">Adware is another such software, but instead of collecting data it spams the user with unwanted advertisements, which may lead to degradation of the users productivity or even the system crashing.</w:t>
      </w:r>
    </w:p>
    <w:p w:rsidR="00000000" w:rsidDel="00000000" w:rsidP="00000000" w:rsidRDefault="00000000" w:rsidRPr="00000000" w14:paraId="00000179">
      <w:pPr>
        <w:numPr>
          <w:ilvl w:val="3"/>
          <w:numId w:val="66"/>
        </w:numPr>
        <w:ind w:left="3600" w:hanging="360"/>
        <w:rPr>
          <w:color w:val="202122"/>
          <w:sz w:val="38"/>
          <w:szCs w:val="38"/>
          <w:u w:val="none"/>
        </w:rPr>
      </w:pPr>
      <w:r w:rsidDel="00000000" w:rsidR="00000000" w:rsidRPr="00000000">
        <w:rPr>
          <w:color w:val="202122"/>
          <w:sz w:val="38"/>
          <w:szCs w:val="38"/>
          <w:rtl w:val="0"/>
        </w:rPr>
        <w:t xml:space="preserve">Deletion of data:</w:t>
      </w:r>
    </w:p>
    <w:p w:rsidR="00000000" w:rsidDel="00000000" w:rsidP="00000000" w:rsidRDefault="00000000" w:rsidRPr="00000000" w14:paraId="0000017A">
      <w:pPr>
        <w:numPr>
          <w:ilvl w:val="4"/>
          <w:numId w:val="66"/>
        </w:numPr>
        <w:ind w:left="4320" w:hanging="360"/>
        <w:rPr>
          <w:color w:val="202122"/>
          <w:sz w:val="38"/>
          <w:szCs w:val="38"/>
          <w:u w:val="none"/>
        </w:rPr>
      </w:pPr>
      <w:r w:rsidDel="00000000" w:rsidR="00000000" w:rsidRPr="00000000">
        <w:rPr>
          <w:color w:val="202122"/>
          <w:sz w:val="38"/>
          <w:szCs w:val="38"/>
          <w:rtl w:val="0"/>
        </w:rPr>
        <w:t xml:space="preserve">Logic bombs are code that is added to a system and lies dormant, until it is activated by a certain event like a date or a specific value.</w:t>
      </w:r>
    </w:p>
    <w:p w:rsidR="00000000" w:rsidDel="00000000" w:rsidP="00000000" w:rsidRDefault="00000000" w:rsidRPr="00000000" w14:paraId="0000017B">
      <w:pPr>
        <w:numPr>
          <w:ilvl w:val="3"/>
          <w:numId w:val="66"/>
        </w:numPr>
        <w:ind w:left="3600" w:hanging="360"/>
        <w:rPr>
          <w:color w:val="202122"/>
          <w:sz w:val="38"/>
          <w:szCs w:val="38"/>
          <w:u w:val="none"/>
        </w:rPr>
      </w:pPr>
      <w:r w:rsidDel="00000000" w:rsidR="00000000" w:rsidRPr="00000000">
        <w:rPr>
          <w:color w:val="202122"/>
          <w:sz w:val="38"/>
          <w:szCs w:val="38"/>
          <w:rtl w:val="0"/>
        </w:rPr>
        <w:t xml:space="preserve">Modify the security system</w:t>
      </w:r>
    </w:p>
    <w:p w:rsidR="00000000" w:rsidDel="00000000" w:rsidP="00000000" w:rsidRDefault="00000000" w:rsidRPr="00000000" w14:paraId="0000017C">
      <w:pPr>
        <w:numPr>
          <w:ilvl w:val="4"/>
          <w:numId w:val="66"/>
        </w:numPr>
        <w:ind w:left="4320" w:hanging="360"/>
        <w:rPr>
          <w:color w:val="202122"/>
          <w:sz w:val="38"/>
          <w:szCs w:val="38"/>
        </w:rPr>
      </w:pPr>
      <w:r w:rsidDel="00000000" w:rsidR="00000000" w:rsidRPr="00000000">
        <w:rPr>
          <w:color w:val="202122"/>
          <w:sz w:val="38"/>
          <w:szCs w:val="38"/>
          <w:rtl w:val="0"/>
        </w:rPr>
        <w:t xml:space="preserve">Some malware can even access the security system to modify it, an example of this is a backdoor, which grants remote access to the system.</w:t>
      </w:r>
    </w:p>
    <w:p w:rsidR="00000000" w:rsidDel="00000000" w:rsidP="00000000" w:rsidRDefault="00000000" w:rsidRPr="00000000" w14:paraId="0000017D">
      <w:pPr>
        <w:numPr>
          <w:ilvl w:val="4"/>
          <w:numId w:val="66"/>
        </w:numPr>
        <w:ind w:left="4320" w:hanging="360"/>
        <w:rPr>
          <w:color w:val="202122"/>
          <w:sz w:val="38"/>
          <w:szCs w:val="38"/>
        </w:rPr>
      </w:pPr>
      <w:r w:rsidDel="00000000" w:rsidR="00000000" w:rsidRPr="00000000">
        <w:rPr>
          <w:color w:val="202122"/>
          <w:sz w:val="38"/>
          <w:szCs w:val="38"/>
          <w:rtl w:val="0"/>
        </w:rPr>
        <w:t xml:space="preserve">Backdoors are dangerous because they prevent the security system from detecting the backdoor</w:t>
      </w:r>
    </w:p>
    <w:p w:rsidR="00000000" w:rsidDel="00000000" w:rsidP="00000000" w:rsidRDefault="00000000" w:rsidRPr="00000000" w14:paraId="0000017E">
      <w:pPr>
        <w:numPr>
          <w:ilvl w:val="3"/>
          <w:numId w:val="66"/>
        </w:numPr>
        <w:ind w:left="3600" w:hanging="360"/>
        <w:rPr>
          <w:color w:val="202122"/>
          <w:sz w:val="38"/>
          <w:szCs w:val="38"/>
          <w:u w:val="none"/>
        </w:rPr>
      </w:pPr>
      <w:r w:rsidDel="00000000" w:rsidR="00000000" w:rsidRPr="00000000">
        <w:rPr>
          <w:color w:val="202122"/>
          <w:sz w:val="38"/>
          <w:szCs w:val="38"/>
          <w:rtl w:val="0"/>
        </w:rPr>
        <w:t xml:space="preserve">Launch attacks:</w:t>
      </w:r>
    </w:p>
    <w:p w:rsidR="00000000" w:rsidDel="00000000" w:rsidP="00000000" w:rsidRDefault="00000000" w:rsidRPr="00000000" w14:paraId="0000017F">
      <w:pPr>
        <w:numPr>
          <w:ilvl w:val="4"/>
          <w:numId w:val="66"/>
        </w:numPr>
        <w:ind w:left="4320" w:hanging="360"/>
        <w:rPr>
          <w:color w:val="202122"/>
          <w:sz w:val="38"/>
          <w:szCs w:val="38"/>
          <w:u w:val="none"/>
        </w:rPr>
      </w:pPr>
      <w:r w:rsidDel="00000000" w:rsidR="00000000" w:rsidRPr="00000000">
        <w:rPr>
          <w:color w:val="202122"/>
          <w:sz w:val="38"/>
          <w:szCs w:val="38"/>
          <w:rtl w:val="0"/>
        </w:rPr>
        <w:t xml:space="preserve">It is one of the most popular ways malware infects the software.</w:t>
      </w:r>
    </w:p>
    <w:p w:rsidR="00000000" w:rsidDel="00000000" w:rsidP="00000000" w:rsidRDefault="00000000" w:rsidRPr="00000000" w14:paraId="00000180">
      <w:pPr>
        <w:numPr>
          <w:ilvl w:val="4"/>
          <w:numId w:val="66"/>
        </w:numPr>
        <w:ind w:left="4320" w:hanging="360"/>
        <w:rPr>
          <w:color w:val="202122"/>
          <w:sz w:val="38"/>
          <w:szCs w:val="38"/>
          <w:u w:val="none"/>
        </w:rPr>
      </w:pPr>
      <w:r w:rsidDel="00000000" w:rsidR="00000000" w:rsidRPr="00000000">
        <w:rPr>
          <w:color w:val="202122"/>
          <w:sz w:val="38"/>
          <w:szCs w:val="38"/>
          <w:rtl w:val="0"/>
        </w:rPr>
        <w:t xml:space="preserve">An infected robot is called a zombie or bot</w:t>
      </w:r>
    </w:p>
    <w:p w:rsidR="00000000" w:rsidDel="00000000" w:rsidP="00000000" w:rsidRDefault="00000000" w:rsidRPr="00000000" w14:paraId="00000181">
      <w:pPr>
        <w:numPr>
          <w:ilvl w:val="4"/>
          <w:numId w:val="66"/>
        </w:numPr>
        <w:ind w:left="4320" w:hanging="360"/>
        <w:rPr>
          <w:color w:val="202122"/>
          <w:sz w:val="38"/>
          <w:szCs w:val="38"/>
          <w:u w:val="none"/>
        </w:rPr>
      </w:pPr>
      <w:r w:rsidDel="00000000" w:rsidR="00000000" w:rsidRPr="00000000">
        <w:rPr>
          <w:color w:val="202122"/>
          <w:sz w:val="38"/>
          <w:szCs w:val="38"/>
          <w:rtl w:val="0"/>
        </w:rPr>
        <w:t xml:space="preserve">These can spread and become a swarm and the one who controls them is called a bot herder</w:t>
      </w:r>
    </w:p>
    <w:p w:rsidR="00000000" w:rsidDel="00000000" w:rsidP="00000000" w:rsidRDefault="00000000" w:rsidRPr="00000000" w14:paraId="00000182">
      <w:pPr>
        <w:numPr>
          <w:ilvl w:val="4"/>
          <w:numId w:val="66"/>
        </w:numPr>
        <w:ind w:left="4320" w:hanging="360"/>
        <w:rPr>
          <w:color w:val="202122"/>
          <w:sz w:val="38"/>
          <w:szCs w:val="38"/>
          <w:u w:val="none"/>
        </w:rPr>
      </w:pPr>
      <w:r w:rsidDel="00000000" w:rsidR="00000000" w:rsidRPr="00000000">
        <w:rPr>
          <w:color w:val="202122"/>
          <w:sz w:val="38"/>
          <w:szCs w:val="38"/>
          <w:rtl w:val="0"/>
        </w:rPr>
        <w:t xml:space="preserve">They can be controlled by using C&amp;C (command and control) instructions. </w:t>
      </w:r>
    </w:p>
    <w:p w:rsidR="00000000" w:rsidDel="00000000" w:rsidP="00000000" w:rsidRDefault="00000000" w:rsidRPr="00000000" w14:paraId="00000183">
      <w:pPr>
        <w:rPr>
          <w:color w:val="202122"/>
          <w:sz w:val="38"/>
          <w:szCs w:val="38"/>
        </w:rPr>
      </w:pPr>
      <w:r w:rsidDel="00000000" w:rsidR="00000000" w:rsidRPr="00000000">
        <w:rPr>
          <w:rtl w:val="0"/>
        </w:rPr>
      </w:r>
    </w:p>
    <w:p w:rsidR="00000000" w:rsidDel="00000000" w:rsidP="00000000" w:rsidRDefault="00000000" w:rsidRPr="00000000" w14:paraId="00000184">
      <w:pPr>
        <w:ind w:left="0" w:firstLine="0"/>
        <w:rPr>
          <w:color w:val="0000ff"/>
          <w:sz w:val="38"/>
          <w:szCs w:val="38"/>
          <w:u w:val="single"/>
        </w:rPr>
      </w:pPr>
      <w:r w:rsidDel="00000000" w:rsidR="00000000" w:rsidRPr="00000000">
        <w:rPr>
          <w:color w:val="0000ff"/>
          <w:sz w:val="38"/>
          <w:szCs w:val="38"/>
          <w:u w:val="single"/>
          <w:rtl w:val="0"/>
        </w:rPr>
        <w:t xml:space="preserve">SOCIAL ENGINEERING ATTACKS:</w:t>
      </w:r>
    </w:p>
    <w:p w:rsidR="00000000" w:rsidDel="00000000" w:rsidP="00000000" w:rsidRDefault="00000000" w:rsidRPr="00000000" w14:paraId="00000185">
      <w:pPr>
        <w:numPr>
          <w:ilvl w:val="0"/>
          <w:numId w:val="9"/>
        </w:numPr>
        <w:ind w:left="720" w:hanging="360"/>
        <w:rPr>
          <w:color w:val="202122"/>
          <w:sz w:val="38"/>
          <w:szCs w:val="38"/>
          <w:u w:val="none"/>
        </w:rPr>
      </w:pPr>
      <w:r w:rsidDel="00000000" w:rsidR="00000000" w:rsidRPr="00000000">
        <w:rPr>
          <w:color w:val="202122"/>
          <w:sz w:val="38"/>
          <w:szCs w:val="38"/>
          <w:rtl w:val="0"/>
        </w:rPr>
        <w:t xml:space="preserve">They are a type of attack which focuses on the vulnerability of a system and collecting information about a user's system.</w:t>
      </w:r>
    </w:p>
    <w:p w:rsidR="00000000" w:rsidDel="00000000" w:rsidP="00000000" w:rsidRDefault="00000000" w:rsidRPr="00000000" w14:paraId="00000186">
      <w:pPr>
        <w:numPr>
          <w:ilvl w:val="0"/>
          <w:numId w:val="9"/>
        </w:numPr>
        <w:ind w:left="720" w:hanging="360"/>
        <w:rPr>
          <w:color w:val="202122"/>
          <w:sz w:val="38"/>
          <w:szCs w:val="38"/>
          <w:u w:val="none"/>
        </w:rPr>
      </w:pPr>
      <w:r w:rsidDel="00000000" w:rsidR="00000000" w:rsidRPr="00000000">
        <w:rPr>
          <w:color w:val="202122"/>
          <w:sz w:val="38"/>
          <w:szCs w:val="38"/>
          <w:rtl w:val="0"/>
        </w:rPr>
        <w:t xml:space="preserve">these often involve using psychological and physical techniques</w:t>
      </w:r>
    </w:p>
    <w:p w:rsidR="00000000" w:rsidDel="00000000" w:rsidP="00000000" w:rsidRDefault="00000000" w:rsidRPr="00000000" w14:paraId="00000187">
      <w:pPr>
        <w:numPr>
          <w:ilvl w:val="0"/>
          <w:numId w:val="9"/>
        </w:numPr>
        <w:ind w:left="720" w:hanging="360"/>
        <w:rPr>
          <w:color w:val="202122"/>
          <w:sz w:val="38"/>
          <w:szCs w:val="38"/>
          <w:u w:val="none"/>
        </w:rPr>
      </w:pPr>
      <w:r w:rsidDel="00000000" w:rsidR="00000000" w:rsidRPr="00000000">
        <w:rPr>
          <w:color w:val="202122"/>
          <w:sz w:val="38"/>
          <w:szCs w:val="38"/>
          <w:rtl w:val="0"/>
        </w:rPr>
        <w:t xml:space="preserve">Some psychological tactics include:</w:t>
      </w:r>
    </w:p>
    <w:p w:rsidR="00000000" w:rsidDel="00000000" w:rsidP="00000000" w:rsidRDefault="00000000" w:rsidRPr="00000000" w14:paraId="00000188">
      <w:pPr>
        <w:numPr>
          <w:ilvl w:val="1"/>
          <w:numId w:val="9"/>
        </w:numPr>
        <w:ind w:left="1440" w:hanging="360"/>
        <w:rPr>
          <w:color w:val="202122"/>
          <w:sz w:val="38"/>
          <w:szCs w:val="38"/>
          <w:u w:val="none"/>
        </w:rPr>
      </w:pPr>
      <w:r w:rsidDel="00000000" w:rsidR="00000000" w:rsidRPr="00000000">
        <w:rPr>
          <w:color w:val="202122"/>
          <w:sz w:val="38"/>
          <w:szCs w:val="38"/>
          <w:rtl w:val="0"/>
        </w:rPr>
        <w:t xml:space="preserve">Gaining the trust of the victims</w:t>
      </w:r>
    </w:p>
    <w:p w:rsidR="00000000" w:rsidDel="00000000" w:rsidP="00000000" w:rsidRDefault="00000000" w:rsidRPr="00000000" w14:paraId="00000189">
      <w:pPr>
        <w:numPr>
          <w:ilvl w:val="1"/>
          <w:numId w:val="9"/>
        </w:numPr>
        <w:ind w:left="1440" w:hanging="360"/>
        <w:rPr>
          <w:color w:val="202122"/>
          <w:sz w:val="38"/>
          <w:szCs w:val="38"/>
          <w:u w:val="none"/>
        </w:rPr>
      </w:pPr>
      <w:r w:rsidDel="00000000" w:rsidR="00000000" w:rsidRPr="00000000">
        <w:rPr>
          <w:color w:val="202122"/>
          <w:sz w:val="38"/>
          <w:szCs w:val="38"/>
          <w:rtl w:val="0"/>
        </w:rPr>
        <w:t xml:space="preserve">Tailgating: which includes following the victims and spying on them physically, often referred to as reconnaissance, shoulder surfing, and piggy backing.</w:t>
      </w:r>
    </w:p>
    <w:p w:rsidR="00000000" w:rsidDel="00000000" w:rsidP="00000000" w:rsidRDefault="00000000" w:rsidRPr="00000000" w14:paraId="0000018A">
      <w:pPr>
        <w:numPr>
          <w:ilvl w:val="1"/>
          <w:numId w:val="9"/>
        </w:numPr>
        <w:ind w:left="1440" w:hanging="360"/>
        <w:rPr>
          <w:color w:val="202122"/>
          <w:sz w:val="38"/>
          <w:szCs w:val="38"/>
          <w:u w:val="none"/>
        </w:rPr>
      </w:pPr>
      <w:r w:rsidDel="00000000" w:rsidR="00000000" w:rsidRPr="00000000">
        <w:rPr>
          <w:color w:val="202122"/>
          <w:sz w:val="38"/>
          <w:szCs w:val="38"/>
          <w:rtl w:val="0"/>
        </w:rPr>
        <w:t xml:space="preserve">Going through their trash, which is referred to as dumpster diving. The online version of this is known as google dorking.</w:t>
      </w:r>
    </w:p>
    <w:p w:rsidR="00000000" w:rsidDel="00000000" w:rsidP="00000000" w:rsidRDefault="00000000" w:rsidRPr="00000000" w14:paraId="0000018B">
      <w:pPr>
        <w:numPr>
          <w:ilvl w:val="0"/>
          <w:numId w:val="9"/>
        </w:numPr>
        <w:ind w:left="720" w:hanging="360"/>
        <w:rPr>
          <w:color w:val="202122"/>
          <w:sz w:val="38"/>
          <w:szCs w:val="38"/>
          <w:u w:val="none"/>
        </w:rPr>
      </w:pPr>
      <w:r w:rsidDel="00000000" w:rsidR="00000000" w:rsidRPr="00000000">
        <w:rPr>
          <w:color w:val="202122"/>
          <w:sz w:val="38"/>
          <w:szCs w:val="38"/>
          <w:rtl w:val="0"/>
        </w:rPr>
        <w:t xml:space="preserve"> Some non physical tactics includes:</w:t>
      </w:r>
    </w:p>
    <w:p w:rsidR="00000000" w:rsidDel="00000000" w:rsidP="00000000" w:rsidRDefault="00000000" w:rsidRPr="00000000" w14:paraId="0000018C">
      <w:pPr>
        <w:numPr>
          <w:ilvl w:val="1"/>
          <w:numId w:val="9"/>
        </w:numPr>
        <w:ind w:left="1440" w:hanging="360"/>
        <w:rPr>
          <w:color w:val="202122"/>
          <w:sz w:val="38"/>
          <w:szCs w:val="38"/>
          <w:u w:val="none"/>
        </w:rPr>
      </w:pPr>
      <w:r w:rsidDel="00000000" w:rsidR="00000000" w:rsidRPr="00000000">
        <w:rPr>
          <w:color w:val="202122"/>
          <w:sz w:val="38"/>
          <w:szCs w:val="38"/>
          <w:rtl w:val="0"/>
        </w:rPr>
        <w:t xml:space="preserve">Phishing: which includes luring ,usually by an email ,a victim by pretending to be a legitimate source and then redirecting them to a fake website and asking them to enter their credentials.</w:t>
      </w:r>
    </w:p>
    <w:p w:rsidR="00000000" w:rsidDel="00000000" w:rsidP="00000000" w:rsidRDefault="00000000" w:rsidRPr="00000000" w14:paraId="0000018D">
      <w:pPr>
        <w:ind w:left="1440" w:firstLine="0"/>
        <w:rPr>
          <w:color w:val="202122"/>
          <w:sz w:val="38"/>
          <w:szCs w:val="38"/>
        </w:rPr>
      </w:pPr>
      <w:r w:rsidDel="00000000" w:rsidR="00000000" w:rsidRPr="00000000">
        <w:rPr>
          <w:rtl w:val="0"/>
        </w:rPr>
      </w:r>
    </w:p>
    <w:p w:rsidR="00000000" w:rsidDel="00000000" w:rsidP="00000000" w:rsidRDefault="00000000" w:rsidRPr="00000000" w14:paraId="0000018E">
      <w:pPr>
        <w:numPr>
          <w:ilvl w:val="1"/>
          <w:numId w:val="9"/>
        </w:numPr>
        <w:ind w:left="1440" w:hanging="360"/>
        <w:rPr>
          <w:color w:val="202122"/>
          <w:sz w:val="38"/>
          <w:szCs w:val="38"/>
          <w:u w:val="none"/>
        </w:rPr>
      </w:pPr>
      <w:r w:rsidDel="00000000" w:rsidR="00000000" w:rsidRPr="00000000">
        <w:rPr>
          <w:color w:val="202122"/>
          <w:sz w:val="38"/>
          <w:szCs w:val="38"/>
          <w:rtl w:val="0"/>
        </w:rPr>
        <w:t xml:space="preserve">Some variations of this tactic include:</w:t>
      </w:r>
      <w:r w:rsidDel="00000000" w:rsidR="00000000" w:rsidRPr="00000000">
        <w:rPr>
          <w:b w:val="1"/>
          <w:color w:val="202122"/>
          <w:sz w:val="38"/>
          <w:szCs w:val="38"/>
          <w:rtl w:val="0"/>
        </w:rPr>
        <w:t xml:space="preserve">spear phishing</w:t>
      </w:r>
      <w:r w:rsidDel="00000000" w:rsidR="00000000" w:rsidRPr="00000000">
        <w:rPr>
          <w:color w:val="202122"/>
          <w:sz w:val="38"/>
          <w:szCs w:val="38"/>
          <w:rtl w:val="0"/>
        </w:rPr>
        <w:t xml:space="preserve">, in which specific targets are attacked. </w:t>
      </w:r>
      <w:r w:rsidDel="00000000" w:rsidR="00000000" w:rsidRPr="00000000">
        <w:rPr>
          <w:b w:val="1"/>
          <w:color w:val="202122"/>
          <w:sz w:val="38"/>
          <w:szCs w:val="38"/>
          <w:rtl w:val="0"/>
        </w:rPr>
        <w:t xml:space="preserve">Whaling</w:t>
      </w:r>
      <w:r w:rsidDel="00000000" w:rsidR="00000000" w:rsidRPr="00000000">
        <w:rPr>
          <w:color w:val="202122"/>
          <w:sz w:val="38"/>
          <w:szCs w:val="38"/>
          <w:rtl w:val="0"/>
        </w:rPr>
        <w:t xml:space="preserve"> refers to the act of targeting large organisations. </w:t>
      </w:r>
      <w:r w:rsidDel="00000000" w:rsidR="00000000" w:rsidRPr="00000000">
        <w:rPr>
          <w:b w:val="1"/>
          <w:color w:val="202122"/>
          <w:sz w:val="38"/>
          <w:szCs w:val="38"/>
          <w:rtl w:val="0"/>
        </w:rPr>
        <w:t xml:space="preserve">Vishing</w:t>
      </w:r>
      <w:r w:rsidDel="00000000" w:rsidR="00000000" w:rsidRPr="00000000">
        <w:rPr>
          <w:color w:val="202122"/>
          <w:sz w:val="38"/>
          <w:szCs w:val="38"/>
          <w:rtl w:val="0"/>
        </w:rPr>
        <w:t xml:space="preserve"> is phishing but instead of emails, social engineers use calls.</w:t>
      </w:r>
    </w:p>
    <w:p w:rsidR="00000000" w:rsidDel="00000000" w:rsidP="00000000" w:rsidRDefault="00000000" w:rsidRPr="00000000" w14:paraId="0000018F">
      <w:pPr>
        <w:numPr>
          <w:ilvl w:val="1"/>
          <w:numId w:val="9"/>
        </w:numPr>
        <w:ind w:left="1440" w:hanging="360"/>
        <w:rPr>
          <w:color w:val="202122"/>
          <w:sz w:val="38"/>
          <w:szCs w:val="38"/>
          <w:u w:val="none"/>
        </w:rPr>
      </w:pPr>
      <w:r w:rsidDel="00000000" w:rsidR="00000000" w:rsidRPr="00000000">
        <w:rPr>
          <w:color w:val="202122"/>
          <w:sz w:val="38"/>
          <w:szCs w:val="38"/>
          <w:rtl w:val="0"/>
        </w:rPr>
        <w:t xml:space="preserve">Spam is all the unwanted messages and email u receive, much of today's malware uses spam to spread virus and worms.  A variation of this is </w:t>
      </w:r>
      <w:r w:rsidDel="00000000" w:rsidR="00000000" w:rsidRPr="00000000">
        <w:rPr>
          <w:b w:val="1"/>
          <w:color w:val="202122"/>
          <w:sz w:val="38"/>
          <w:szCs w:val="38"/>
          <w:rtl w:val="0"/>
        </w:rPr>
        <w:t xml:space="preserve">image spam</w:t>
      </w:r>
      <w:r w:rsidDel="00000000" w:rsidR="00000000" w:rsidRPr="00000000">
        <w:rPr>
          <w:color w:val="202122"/>
          <w:sz w:val="38"/>
          <w:szCs w:val="38"/>
          <w:rtl w:val="0"/>
        </w:rPr>
        <w:t xml:space="preserve"> where instead of messages attackers use images to bypass filters.</w:t>
      </w:r>
    </w:p>
    <w:p w:rsidR="00000000" w:rsidDel="00000000" w:rsidP="00000000" w:rsidRDefault="00000000" w:rsidRPr="00000000" w14:paraId="00000190">
      <w:pPr>
        <w:numPr>
          <w:ilvl w:val="1"/>
          <w:numId w:val="9"/>
        </w:numPr>
        <w:ind w:left="1440" w:hanging="360"/>
        <w:rPr>
          <w:color w:val="202122"/>
          <w:sz w:val="38"/>
          <w:szCs w:val="38"/>
          <w:u w:val="none"/>
        </w:rPr>
      </w:pPr>
      <w:r w:rsidDel="00000000" w:rsidR="00000000" w:rsidRPr="00000000">
        <w:rPr>
          <w:color w:val="202122"/>
          <w:sz w:val="38"/>
          <w:szCs w:val="38"/>
          <w:rtl w:val="0"/>
        </w:rPr>
        <w:t xml:space="preserve">Hoaxes are false warning messages from unauthorised sources, whose aim is to get unsuspecting users to change their security settings to allow them to gain access to their system.</w:t>
      </w:r>
    </w:p>
    <w:p w:rsidR="00000000" w:rsidDel="00000000" w:rsidP="00000000" w:rsidRDefault="00000000" w:rsidRPr="00000000" w14:paraId="00000191">
      <w:pPr>
        <w:numPr>
          <w:ilvl w:val="1"/>
          <w:numId w:val="9"/>
        </w:numPr>
        <w:ind w:left="1440" w:hanging="360"/>
        <w:rPr>
          <w:color w:val="202122"/>
          <w:sz w:val="38"/>
          <w:szCs w:val="38"/>
          <w:u w:val="none"/>
        </w:rPr>
      </w:pPr>
      <w:r w:rsidDel="00000000" w:rsidR="00000000" w:rsidRPr="00000000">
        <w:rPr>
          <w:color w:val="202122"/>
          <w:sz w:val="38"/>
          <w:szCs w:val="38"/>
          <w:rtl w:val="0"/>
        </w:rPr>
        <w:t xml:space="preserve">A water hole attack is an attack where a group of individuals who frequently visit a website are attacked.</w:t>
      </w:r>
    </w:p>
    <w:p w:rsidR="00000000" w:rsidDel="00000000" w:rsidP="00000000" w:rsidRDefault="00000000" w:rsidRPr="00000000" w14:paraId="00000192">
      <w:pPr>
        <w:ind w:left="0" w:firstLine="0"/>
        <w:rPr>
          <w:color w:val="202122"/>
          <w:sz w:val="38"/>
          <w:szCs w:val="38"/>
        </w:rPr>
      </w:pPr>
      <w:r w:rsidDel="00000000" w:rsidR="00000000" w:rsidRPr="00000000">
        <w:rPr>
          <w:rtl w:val="0"/>
        </w:rPr>
      </w:r>
    </w:p>
    <w:p w:rsidR="00000000" w:rsidDel="00000000" w:rsidP="00000000" w:rsidRDefault="00000000" w:rsidRPr="00000000" w14:paraId="00000193">
      <w:pPr>
        <w:ind w:left="0" w:firstLine="0"/>
        <w:rPr>
          <w:b w:val="1"/>
          <w:color w:val="0000ff"/>
          <w:sz w:val="40"/>
          <w:szCs w:val="40"/>
          <w:u w:val="single"/>
        </w:rPr>
      </w:pPr>
      <w:r w:rsidDel="00000000" w:rsidR="00000000" w:rsidRPr="00000000">
        <w:rPr>
          <w:b w:val="1"/>
          <w:color w:val="0000ff"/>
          <w:sz w:val="40"/>
          <w:szCs w:val="40"/>
          <w:u w:val="single"/>
          <w:rtl w:val="0"/>
        </w:rPr>
        <w:t xml:space="preserve">Chapter 3: Cryptography</w:t>
      </w:r>
    </w:p>
    <w:p w:rsidR="00000000" w:rsidDel="00000000" w:rsidP="00000000" w:rsidRDefault="00000000" w:rsidRPr="00000000" w14:paraId="00000194">
      <w:pPr>
        <w:ind w:left="0" w:firstLine="0"/>
        <w:rPr>
          <w:color w:val="0000ff"/>
          <w:sz w:val="40"/>
          <w:szCs w:val="40"/>
          <w:u w:val="single"/>
        </w:rPr>
      </w:pPr>
      <w:r w:rsidDel="00000000" w:rsidR="00000000" w:rsidRPr="00000000">
        <w:rPr>
          <w:color w:val="0000ff"/>
          <w:sz w:val="40"/>
          <w:szCs w:val="40"/>
          <w:u w:val="single"/>
          <w:rtl w:val="0"/>
        </w:rPr>
        <w:t xml:space="preserve">What is cryptography?</w:t>
      </w:r>
    </w:p>
    <w:p w:rsidR="00000000" w:rsidDel="00000000" w:rsidP="00000000" w:rsidRDefault="00000000" w:rsidRPr="00000000" w14:paraId="00000195">
      <w:pPr>
        <w:numPr>
          <w:ilvl w:val="0"/>
          <w:numId w:val="63"/>
        </w:numPr>
        <w:ind w:left="720" w:hanging="360"/>
        <w:rPr>
          <w:sz w:val="40"/>
          <w:szCs w:val="40"/>
        </w:rPr>
      </w:pPr>
      <w:r w:rsidDel="00000000" w:rsidR="00000000" w:rsidRPr="00000000">
        <w:rPr>
          <w:sz w:val="40"/>
          <w:szCs w:val="40"/>
          <w:rtl w:val="0"/>
        </w:rPr>
        <w:t xml:space="preserve">It is the process of taking readable or </w:t>
      </w:r>
      <w:r w:rsidDel="00000000" w:rsidR="00000000" w:rsidRPr="00000000">
        <w:rPr>
          <w:color w:val="0000ff"/>
          <w:sz w:val="40"/>
          <w:szCs w:val="40"/>
          <w:rtl w:val="0"/>
        </w:rPr>
        <w:t xml:space="preserve">plain text</w:t>
      </w:r>
      <w:r w:rsidDel="00000000" w:rsidR="00000000" w:rsidRPr="00000000">
        <w:rPr>
          <w:sz w:val="40"/>
          <w:szCs w:val="40"/>
          <w:rtl w:val="0"/>
        </w:rPr>
        <w:t xml:space="preserve"> and converting it to </w:t>
      </w:r>
      <w:r w:rsidDel="00000000" w:rsidR="00000000" w:rsidRPr="00000000">
        <w:rPr>
          <w:color w:val="0000ff"/>
          <w:sz w:val="40"/>
          <w:szCs w:val="40"/>
          <w:rtl w:val="0"/>
        </w:rPr>
        <w:t xml:space="preserve">cipher</w:t>
      </w:r>
      <w:r w:rsidDel="00000000" w:rsidR="00000000" w:rsidRPr="00000000">
        <w:rPr>
          <w:sz w:val="40"/>
          <w:szCs w:val="40"/>
          <w:rtl w:val="0"/>
        </w:rPr>
        <w:t xml:space="preserve"> or encrypted text.</w:t>
      </w:r>
    </w:p>
    <w:p w:rsidR="00000000" w:rsidDel="00000000" w:rsidP="00000000" w:rsidRDefault="00000000" w:rsidRPr="00000000" w14:paraId="00000196">
      <w:pPr>
        <w:numPr>
          <w:ilvl w:val="0"/>
          <w:numId w:val="63"/>
        </w:numPr>
        <w:ind w:left="720" w:hanging="360"/>
        <w:rPr>
          <w:sz w:val="40"/>
          <w:szCs w:val="40"/>
          <w:u w:val="none"/>
        </w:rPr>
      </w:pPr>
      <w:r w:rsidDel="00000000" w:rsidR="00000000" w:rsidRPr="00000000">
        <w:rPr>
          <w:sz w:val="40"/>
          <w:szCs w:val="40"/>
          <w:rtl w:val="0"/>
        </w:rPr>
        <w:t xml:space="preserve">This makes it impossible for hackers to read the data, thus this keeps the confidentiality and integrity of the data. It also preserves the authenticity of the data as well as the availability.</w:t>
      </w:r>
    </w:p>
    <w:p w:rsidR="00000000" w:rsidDel="00000000" w:rsidP="00000000" w:rsidRDefault="00000000" w:rsidRPr="00000000" w14:paraId="00000197">
      <w:pPr>
        <w:numPr>
          <w:ilvl w:val="0"/>
          <w:numId w:val="63"/>
        </w:numPr>
        <w:ind w:left="720" w:hanging="360"/>
        <w:rPr>
          <w:sz w:val="40"/>
          <w:szCs w:val="40"/>
          <w:u w:val="none"/>
        </w:rPr>
      </w:pPr>
      <w:r w:rsidDel="00000000" w:rsidR="00000000" w:rsidRPr="00000000">
        <w:rPr>
          <w:sz w:val="40"/>
          <w:szCs w:val="40"/>
          <w:rtl w:val="0"/>
        </w:rPr>
        <w:t xml:space="preserve">Cryptography is not the solution to all of the challenges, but it helps us secure many types of data.</w:t>
      </w:r>
    </w:p>
    <w:p w:rsidR="00000000" w:rsidDel="00000000" w:rsidP="00000000" w:rsidRDefault="00000000" w:rsidRPr="00000000" w14:paraId="00000198">
      <w:pPr>
        <w:numPr>
          <w:ilvl w:val="0"/>
          <w:numId w:val="63"/>
        </w:numPr>
        <w:ind w:left="720" w:hanging="360"/>
        <w:rPr>
          <w:sz w:val="40"/>
          <w:szCs w:val="40"/>
          <w:u w:val="none"/>
        </w:rPr>
      </w:pPr>
      <w:r w:rsidDel="00000000" w:rsidR="00000000" w:rsidRPr="00000000">
        <w:rPr>
          <w:sz w:val="40"/>
          <w:szCs w:val="40"/>
          <w:rtl w:val="0"/>
        </w:rPr>
        <w:t xml:space="preserve">Cryptography also helps us verify the proof of origin aka non-repudiation. This is done with the help of digital signatures.</w:t>
      </w:r>
    </w:p>
    <w:p w:rsidR="00000000" w:rsidDel="00000000" w:rsidP="00000000" w:rsidRDefault="00000000" w:rsidRPr="00000000" w14:paraId="00000199">
      <w:pPr>
        <w:ind w:left="0" w:firstLine="0"/>
        <w:rPr>
          <w:color w:val="0000ff"/>
          <w:sz w:val="40"/>
          <w:szCs w:val="40"/>
          <w:u w:val="single"/>
        </w:rPr>
      </w:pPr>
      <w:r w:rsidDel="00000000" w:rsidR="00000000" w:rsidRPr="00000000">
        <w:rPr>
          <w:color w:val="0000ff"/>
          <w:sz w:val="40"/>
          <w:szCs w:val="40"/>
          <w:u w:val="single"/>
          <w:rtl w:val="0"/>
        </w:rPr>
        <w:t xml:space="preserve">How is this process done?</w:t>
      </w:r>
    </w:p>
    <w:p w:rsidR="00000000" w:rsidDel="00000000" w:rsidP="00000000" w:rsidRDefault="00000000" w:rsidRPr="00000000" w14:paraId="0000019A">
      <w:pPr>
        <w:numPr>
          <w:ilvl w:val="0"/>
          <w:numId w:val="17"/>
        </w:numPr>
        <w:ind w:left="720" w:hanging="360"/>
        <w:rPr>
          <w:sz w:val="40"/>
          <w:szCs w:val="40"/>
          <w:highlight w:val="white"/>
          <w:u w:val="none"/>
        </w:rPr>
      </w:pPr>
      <w:r w:rsidDel="00000000" w:rsidR="00000000" w:rsidRPr="00000000">
        <w:rPr>
          <w:sz w:val="40"/>
          <w:szCs w:val="40"/>
          <w:highlight w:val="white"/>
          <w:rtl w:val="0"/>
        </w:rPr>
        <w:t xml:space="preserve">Algorithms are used to generate keys which are used to encrypt and decrypt the data.</w:t>
      </w:r>
    </w:p>
    <w:p w:rsidR="00000000" w:rsidDel="00000000" w:rsidP="00000000" w:rsidRDefault="00000000" w:rsidRPr="00000000" w14:paraId="0000019B">
      <w:pPr>
        <w:numPr>
          <w:ilvl w:val="0"/>
          <w:numId w:val="17"/>
        </w:numPr>
        <w:ind w:left="720" w:hanging="360"/>
        <w:rPr>
          <w:sz w:val="40"/>
          <w:szCs w:val="40"/>
          <w:highlight w:val="white"/>
          <w:u w:val="none"/>
        </w:rPr>
      </w:pPr>
      <w:r w:rsidDel="00000000" w:rsidR="00000000" w:rsidRPr="00000000">
        <w:rPr>
          <w:sz w:val="40"/>
          <w:szCs w:val="40"/>
          <w:highlight w:val="white"/>
          <w:rtl w:val="0"/>
        </w:rPr>
        <w:t xml:space="preserve">If the same key is used to encrypt and decrypt the data, then it is known as symmetric encryption. If 2 keys are used then it is known as asymmetric encryption.</w:t>
      </w:r>
    </w:p>
    <w:p w:rsidR="00000000" w:rsidDel="00000000" w:rsidP="00000000" w:rsidRDefault="00000000" w:rsidRPr="00000000" w14:paraId="0000019C">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9D">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Types of cryptography:</w:t>
      </w:r>
    </w:p>
    <w:p w:rsidR="00000000" w:rsidDel="00000000" w:rsidP="00000000" w:rsidRDefault="00000000" w:rsidRPr="00000000" w14:paraId="0000019E">
      <w:pPr>
        <w:ind w:left="0" w:firstLine="0"/>
        <w:rPr>
          <w:sz w:val="40"/>
          <w:szCs w:val="40"/>
          <w:highlight w:val="white"/>
          <w:u w:val="single"/>
        </w:rPr>
      </w:pPr>
      <w:r w:rsidDel="00000000" w:rsidR="00000000" w:rsidRPr="00000000">
        <w:rPr>
          <w:sz w:val="40"/>
          <w:szCs w:val="40"/>
          <w:highlight w:val="white"/>
          <w:rtl w:val="0"/>
        </w:rPr>
        <w:t xml:space="preserve">There are 2 main types of cryptography:</w:t>
      </w:r>
      <w:r w:rsidDel="00000000" w:rsidR="00000000" w:rsidRPr="00000000">
        <w:rPr>
          <w:rtl w:val="0"/>
        </w:rPr>
      </w:r>
    </w:p>
    <w:p w:rsidR="00000000" w:rsidDel="00000000" w:rsidP="00000000" w:rsidRDefault="00000000" w:rsidRPr="00000000" w14:paraId="0000019F">
      <w:pPr>
        <w:ind w:left="0" w:firstLine="0"/>
        <w:rPr>
          <w:sz w:val="40"/>
          <w:szCs w:val="40"/>
          <w:highlight w:val="white"/>
        </w:rPr>
      </w:pPr>
      <w:r w:rsidDel="00000000" w:rsidR="00000000" w:rsidRPr="00000000">
        <w:rPr>
          <w:b w:val="1"/>
          <w:sz w:val="40"/>
          <w:szCs w:val="40"/>
          <w:highlight w:val="white"/>
          <w:u w:val="single"/>
          <w:rtl w:val="0"/>
        </w:rPr>
        <w:t xml:space="preserve">Monoalphabetic cipher:</w:t>
      </w:r>
      <w:r w:rsidDel="00000000" w:rsidR="00000000" w:rsidRPr="00000000">
        <w:rPr>
          <w:b w:val="1"/>
          <w:sz w:val="40"/>
          <w:szCs w:val="40"/>
          <w:highlight w:val="white"/>
          <w:rtl w:val="0"/>
        </w:rPr>
        <w:t xml:space="preserve"> </w:t>
      </w:r>
      <w:r w:rsidDel="00000000" w:rsidR="00000000" w:rsidRPr="00000000">
        <w:rPr>
          <w:rtl w:val="0"/>
        </w:rPr>
      </w:r>
    </w:p>
    <w:p w:rsidR="00000000" w:rsidDel="00000000" w:rsidP="00000000" w:rsidRDefault="00000000" w:rsidRPr="00000000" w14:paraId="000001A0">
      <w:pPr>
        <w:numPr>
          <w:ilvl w:val="0"/>
          <w:numId w:val="11"/>
        </w:numPr>
        <w:ind w:left="720" w:hanging="360"/>
        <w:rPr>
          <w:sz w:val="40"/>
          <w:szCs w:val="40"/>
          <w:highlight w:val="white"/>
          <w:u w:val="none"/>
        </w:rPr>
      </w:pPr>
      <w:r w:rsidDel="00000000" w:rsidR="00000000" w:rsidRPr="00000000">
        <w:rPr>
          <w:sz w:val="40"/>
          <w:szCs w:val="40"/>
          <w:highlight w:val="white"/>
          <w:rtl w:val="0"/>
        </w:rPr>
        <w:t xml:space="preserve">These ciphers map all letters to exactly 1 letters, we will do 2 types of cipher:</w:t>
      </w:r>
    </w:p>
    <w:p w:rsidR="00000000" w:rsidDel="00000000" w:rsidP="00000000" w:rsidRDefault="00000000" w:rsidRPr="00000000" w14:paraId="000001A1">
      <w:pPr>
        <w:numPr>
          <w:ilvl w:val="0"/>
          <w:numId w:val="11"/>
        </w:numPr>
        <w:ind w:left="720" w:hanging="360"/>
        <w:rPr>
          <w:sz w:val="40"/>
          <w:szCs w:val="40"/>
          <w:highlight w:val="white"/>
        </w:rPr>
      </w:pPr>
      <w:r w:rsidDel="00000000" w:rsidR="00000000" w:rsidRPr="00000000">
        <w:rPr>
          <w:sz w:val="40"/>
          <w:szCs w:val="40"/>
          <w:highlight w:val="white"/>
          <w:u w:val="single"/>
          <w:rtl w:val="0"/>
        </w:rPr>
        <w:t xml:space="preserve">Shift cipher:</w:t>
      </w:r>
    </w:p>
    <w:p w:rsidR="00000000" w:rsidDel="00000000" w:rsidP="00000000" w:rsidRDefault="00000000" w:rsidRPr="00000000" w14:paraId="000001A2">
      <w:pPr>
        <w:numPr>
          <w:ilvl w:val="1"/>
          <w:numId w:val="11"/>
        </w:numPr>
        <w:ind w:left="1440" w:hanging="360"/>
        <w:rPr>
          <w:sz w:val="40"/>
          <w:szCs w:val="40"/>
          <w:highlight w:val="white"/>
        </w:rPr>
      </w:pPr>
      <w:r w:rsidDel="00000000" w:rsidR="00000000" w:rsidRPr="00000000">
        <w:rPr>
          <w:sz w:val="40"/>
          <w:szCs w:val="40"/>
          <w:highlight w:val="white"/>
          <w:rtl w:val="0"/>
        </w:rPr>
        <w:t xml:space="preserve">also known as caesar cipher.</w:t>
      </w:r>
    </w:p>
    <w:p w:rsidR="00000000" w:rsidDel="00000000" w:rsidP="00000000" w:rsidRDefault="00000000" w:rsidRPr="00000000" w14:paraId="000001A3">
      <w:pPr>
        <w:numPr>
          <w:ilvl w:val="1"/>
          <w:numId w:val="11"/>
        </w:numPr>
        <w:ind w:left="1440" w:hanging="360"/>
        <w:rPr>
          <w:sz w:val="40"/>
          <w:szCs w:val="40"/>
          <w:highlight w:val="white"/>
          <w:u w:val="none"/>
        </w:rPr>
      </w:pPr>
      <w:r w:rsidDel="00000000" w:rsidR="00000000" w:rsidRPr="00000000">
        <w:rPr>
          <w:sz w:val="40"/>
          <w:szCs w:val="40"/>
          <w:highlight w:val="white"/>
          <w:rtl w:val="0"/>
        </w:rPr>
        <w:t xml:space="preserve">This involves moving or shifting the letters of the alphabets so they map on some other letter of the alphabet.</w:t>
      </w:r>
    </w:p>
    <w:p w:rsidR="00000000" w:rsidDel="00000000" w:rsidP="00000000" w:rsidRDefault="00000000" w:rsidRPr="00000000" w14:paraId="000001A4">
      <w:pPr>
        <w:numPr>
          <w:ilvl w:val="1"/>
          <w:numId w:val="11"/>
        </w:numPr>
        <w:ind w:left="1440" w:hanging="360"/>
        <w:rPr>
          <w:sz w:val="40"/>
          <w:szCs w:val="40"/>
          <w:highlight w:val="white"/>
          <w:u w:val="none"/>
        </w:rPr>
      </w:pPr>
      <w:r w:rsidDel="00000000" w:rsidR="00000000" w:rsidRPr="00000000">
        <w:rPr>
          <w:sz w:val="40"/>
          <w:szCs w:val="40"/>
          <w:highlight w:val="white"/>
          <w:rtl w:val="0"/>
        </w:rPr>
        <w:t xml:space="preserve">The sequence of the letters are preserved.</w:t>
      </w:r>
    </w:p>
    <w:p w:rsidR="00000000" w:rsidDel="00000000" w:rsidP="00000000" w:rsidRDefault="00000000" w:rsidRPr="00000000" w14:paraId="000001A5">
      <w:pPr>
        <w:numPr>
          <w:ilvl w:val="1"/>
          <w:numId w:val="11"/>
        </w:numPr>
        <w:ind w:left="1440" w:hanging="360"/>
        <w:rPr>
          <w:sz w:val="40"/>
          <w:szCs w:val="40"/>
          <w:highlight w:val="white"/>
          <w:u w:val="none"/>
        </w:rPr>
      </w:pPr>
      <w:r w:rsidDel="00000000" w:rsidR="00000000" w:rsidRPr="00000000">
        <w:rPr>
          <w:sz w:val="40"/>
          <w:szCs w:val="40"/>
          <w:highlight w:val="white"/>
          <w:rtl w:val="0"/>
        </w:rPr>
        <w:t xml:space="preserve">Let's say we need to encrypt the words: hello world</w:t>
      </w:r>
    </w:p>
    <w:tbl>
      <w:tblPr>
        <w:tblStyle w:val="Table7"/>
        <w:tblW w:w="1216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65"/>
        <w:tblGridChange w:id="0">
          <w:tblGrid>
            <w:gridCol w:w="12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First we write all the alphabets and their corresponding shift: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Plain:    ABCDEFGHIJKLMNOPQRSTUVWXYZ</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Cipher: DEFGHIJKLMNOPQRSTUVWXYZABC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Now we substitute each letter with its pair, this becomes: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LHOOR ZRUOG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highlight w:val="white"/>
              </w:rPr>
            </w:pPr>
            <w:r w:rsidDel="00000000" w:rsidR="00000000" w:rsidRPr="00000000">
              <w:rPr>
                <w:sz w:val="40"/>
                <w:szCs w:val="40"/>
                <w:highlight w:val="white"/>
                <w:rtl w:val="0"/>
              </w:rPr>
              <w:t xml:space="preserve">We can decrypt it by reversing the method.</w:t>
            </w:r>
          </w:p>
        </w:tc>
      </w:tr>
    </w:tbl>
    <w:p w:rsidR="00000000" w:rsidDel="00000000" w:rsidP="00000000" w:rsidRDefault="00000000" w:rsidRPr="00000000" w14:paraId="000001AC">
      <w:pPr>
        <w:numPr>
          <w:ilvl w:val="0"/>
          <w:numId w:val="99"/>
        </w:numPr>
        <w:ind w:left="720" w:hanging="360"/>
        <w:rPr>
          <w:sz w:val="40"/>
          <w:szCs w:val="40"/>
          <w:highlight w:val="white"/>
        </w:rPr>
      </w:pPr>
      <w:r w:rsidDel="00000000" w:rsidR="00000000" w:rsidRPr="00000000">
        <w:rPr>
          <w:sz w:val="40"/>
          <w:szCs w:val="40"/>
          <w:highlight w:val="white"/>
          <w:u w:val="single"/>
          <w:rtl w:val="0"/>
        </w:rPr>
        <w:t xml:space="preserve">Substitution cipher:</w:t>
      </w:r>
    </w:p>
    <w:p w:rsidR="00000000" w:rsidDel="00000000" w:rsidP="00000000" w:rsidRDefault="00000000" w:rsidRPr="00000000" w14:paraId="000001AD">
      <w:pPr>
        <w:numPr>
          <w:ilvl w:val="1"/>
          <w:numId w:val="99"/>
        </w:numPr>
        <w:ind w:left="1440" w:hanging="360"/>
        <w:rPr>
          <w:sz w:val="40"/>
          <w:szCs w:val="40"/>
          <w:highlight w:val="white"/>
        </w:rPr>
      </w:pPr>
      <w:r w:rsidDel="00000000" w:rsidR="00000000" w:rsidRPr="00000000">
        <w:rPr>
          <w:sz w:val="40"/>
          <w:szCs w:val="40"/>
          <w:highlight w:val="white"/>
          <w:rtl w:val="0"/>
        </w:rPr>
        <w:t xml:space="preserve">They use a similar system to shift ciphers but instead of shifting it uses an equation to get the next letter.</w:t>
      </w:r>
    </w:p>
    <w:p w:rsidR="00000000" w:rsidDel="00000000" w:rsidP="00000000" w:rsidRDefault="00000000" w:rsidRPr="00000000" w14:paraId="000001AE">
      <w:pPr>
        <w:numPr>
          <w:ilvl w:val="1"/>
          <w:numId w:val="99"/>
        </w:numPr>
        <w:ind w:left="1440" w:hanging="360"/>
        <w:rPr>
          <w:sz w:val="40"/>
          <w:szCs w:val="40"/>
          <w:highlight w:val="white"/>
          <w:u w:val="none"/>
        </w:rPr>
      </w:pPr>
      <w:r w:rsidDel="00000000" w:rsidR="00000000" w:rsidRPr="00000000">
        <w:rPr>
          <w:sz w:val="40"/>
          <w:szCs w:val="40"/>
          <w:highlight w:val="white"/>
          <w:rtl w:val="0"/>
        </w:rPr>
        <w:t xml:space="preserve">The letters sequence is not preserved</w:t>
      </w:r>
    </w:p>
    <w:p w:rsidR="00000000" w:rsidDel="00000000" w:rsidP="00000000" w:rsidRDefault="00000000" w:rsidRPr="00000000" w14:paraId="000001AF">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1B0">
      <w:pPr>
        <w:ind w:left="0" w:firstLine="0"/>
        <w:rPr>
          <w:b w:val="1"/>
          <w:sz w:val="40"/>
          <w:szCs w:val="40"/>
          <w:highlight w:val="white"/>
          <w:u w:val="single"/>
        </w:rPr>
      </w:pPr>
      <w:r w:rsidDel="00000000" w:rsidR="00000000" w:rsidRPr="00000000">
        <w:rPr>
          <w:b w:val="1"/>
          <w:sz w:val="40"/>
          <w:szCs w:val="40"/>
          <w:highlight w:val="white"/>
          <w:u w:val="single"/>
          <w:rtl w:val="0"/>
        </w:rPr>
        <w:t xml:space="preserve">Polyalphabetic cipher: </w:t>
      </w:r>
    </w:p>
    <w:p w:rsidR="00000000" w:rsidDel="00000000" w:rsidP="00000000" w:rsidRDefault="00000000" w:rsidRPr="00000000" w14:paraId="000001B1">
      <w:pPr>
        <w:numPr>
          <w:ilvl w:val="0"/>
          <w:numId w:val="91"/>
        </w:numPr>
        <w:ind w:left="720" w:hanging="360"/>
        <w:rPr>
          <w:sz w:val="40"/>
          <w:szCs w:val="40"/>
          <w:highlight w:val="white"/>
        </w:rPr>
      </w:pPr>
      <w:r w:rsidDel="00000000" w:rsidR="00000000" w:rsidRPr="00000000">
        <w:rPr>
          <w:sz w:val="40"/>
          <w:szCs w:val="40"/>
          <w:highlight w:val="white"/>
          <w:rtl w:val="0"/>
        </w:rPr>
        <w:t xml:space="preserve">These ciphers map 1 letter onto various letters.</w:t>
      </w:r>
    </w:p>
    <w:p w:rsidR="00000000" w:rsidDel="00000000" w:rsidP="00000000" w:rsidRDefault="00000000" w:rsidRPr="00000000" w14:paraId="000001B2">
      <w:pPr>
        <w:ind w:left="0" w:firstLine="0"/>
        <w:rPr>
          <w:b w:val="1"/>
          <w:color w:val="0000ff"/>
          <w:sz w:val="40"/>
          <w:szCs w:val="40"/>
          <w:highlight w:val="white"/>
          <w:u w:val="single"/>
        </w:rPr>
      </w:pPr>
      <w:r w:rsidDel="00000000" w:rsidR="00000000" w:rsidRPr="00000000">
        <w:rPr>
          <w:b w:val="1"/>
          <w:color w:val="0000ff"/>
          <w:sz w:val="40"/>
          <w:szCs w:val="40"/>
          <w:highlight w:val="white"/>
          <w:u w:val="single"/>
          <w:rtl w:val="0"/>
        </w:rPr>
        <w:t xml:space="preserve">The strength the of a cryptographic algorithm:</w:t>
      </w:r>
    </w:p>
    <w:p w:rsidR="00000000" w:rsidDel="00000000" w:rsidP="00000000" w:rsidRDefault="00000000" w:rsidRPr="00000000" w14:paraId="000001B3">
      <w:pPr>
        <w:numPr>
          <w:ilvl w:val="0"/>
          <w:numId w:val="134"/>
        </w:numPr>
        <w:ind w:left="720" w:hanging="360"/>
        <w:rPr>
          <w:sz w:val="40"/>
          <w:szCs w:val="40"/>
          <w:highlight w:val="white"/>
        </w:rPr>
      </w:pPr>
      <w:r w:rsidDel="00000000" w:rsidR="00000000" w:rsidRPr="00000000">
        <w:rPr>
          <w:sz w:val="40"/>
          <w:szCs w:val="40"/>
          <w:highlight w:val="white"/>
          <w:rtl w:val="0"/>
        </w:rPr>
        <w:t xml:space="preserve">The strength of an algorithm is determined by the  </w:t>
      </w:r>
      <w:r w:rsidDel="00000000" w:rsidR="00000000" w:rsidRPr="00000000">
        <w:rPr>
          <w:color w:val="0000ff"/>
          <w:sz w:val="40"/>
          <w:szCs w:val="40"/>
          <w:highlight w:val="white"/>
          <w:rtl w:val="0"/>
        </w:rPr>
        <w:t xml:space="preserve">pseudorandom number generator</w:t>
      </w:r>
      <w:r w:rsidDel="00000000" w:rsidR="00000000" w:rsidRPr="00000000">
        <w:rPr>
          <w:sz w:val="40"/>
          <w:szCs w:val="40"/>
          <w:highlight w:val="white"/>
          <w:rtl w:val="0"/>
        </w:rPr>
        <w:t xml:space="preserve">, the </w:t>
      </w:r>
      <w:r w:rsidDel="00000000" w:rsidR="00000000" w:rsidRPr="00000000">
        <w:rPr>
          <w:color w:val="0000ff"/>
          <w:sz w:val="40"/>
          <w:szCs w:val="40"/>
          <w:highlight w:val="white"/>
          <w:rtl w:val="0"/>
        </w:rPr>
        <w:t xml:space="preserve">diffusion</w:t>
      </w:r>
      <w:r w:rsidDel="00000000" w:rsidR="00000000" w:rsidRPr="00000000">
        <w:rPr>
          <w:sz w:val="40"/>
          <w:szCs w:val="40"/>
          <w:highlight w:val="white"/>
          <w:rtl w:val="0"/>
        </w:rPr>
        <w:t xml:space="preserve">, and the </w:t>
      </w:r>
      <w:r w:rsidDel="00000000" w:rsidR="00000000" w:rsidRPr="00000000">
        <w:rPr>
          <w:color w:val="0000ff"/>
          <w:sz w:val="40"/>
          <w:szCs w:val="40"/>
          <w:highlight w:val="white"/>
          <w:rtl w:val="0"/>
        </w:rPr>
        <w:t xml:space="preserve">confusion</w:t>
      </w:r>
      <w:r w:rsidDel="00000000" w:rsidR="00000000" w:rsidRPr="00000000">
        <w:rPr>
          <w:sz w:val="40"/>
          <w:szCs w:val="40"/>
          <w:highlight w:val="white"/>
          <w:rtl w:val="0"/>
        </w:rPr>
        <w:t xml:space="preserve">.</w:t>
      </w:r>
    </w:p>
    <w:p w:rsidR="00000000" w:rsidDel="00000000" w:rsidP="00000000" w:rsidRDefault="00000000" w:rsidRPr="00000000" w14:paraId="000001B4">
      <w:pPr>
        <w:numPr>
          <w:ilvl w:val="0"/>
          <w:numId w:val="134"/>
        </w:numPr>
        <w:ind w:left="720" w:hanging="360"/>
        <w:rPr>
          <w:sz w:val="40"/>
          <w:szCs w:val="40"/>
          <w:highlight w:val="white"/>
        </w:rPr>
      </w:pPr>
      <w:r w:rsidDel="00000000" w:rsidR="00000000" w:rsidRPr="00000000">
        <w:rPr>
          <w:sz w:val="40"/>
          <w:szCs w:val="40"/>
          <w:highlight w:val="white"/>
          <w:rtl w:val="0"/>
        </w:rPr>
        <w:t xml:space="preserve">A pseudorandom</w:t>
      </w:r>
      <w:r w:rsidDel="00000000" w:rsidR="00000000" w:rsidRPr="00000000">
        <w:rPr>
          <w:color w:val="0000ff"/>
          <w:sz w:val="40"/>
          <w:szCs w:val="40"/>
          <w:highlight w:val="white"/>
          <w:rtl w:val="0"/>
        </w:rPr>
        <w:t xml:space="preserve"> number generator(PRNG)</w:t>
      </w:r>
      <w:r w:rsidDel="00000000" w:rsidR="00000000" w:rsidRPr="00000000">
        <w:rPr>
          <w:sz w:val="40"/>
          <w:szCs w:val="40"/>
          <w:highlight w:val="white"/>
          <w:rtl w:val="0"/>
        </w:rPr>
        <w:t xml:space="preserve"> is the ability of the software to develop a sequence of numbers which resemble a random number.</w:t>
      </w:r>
    </w:p>
    <w:p w:rsidR="00000000" w:rsidDel="00000000" w:rsidP="00000000" w:rsidRDefault="00000000" w:rsidRPr="00000000" w14:paraId="000001B5">
      <w:pPr>
        <w:numPr>
          <w:ilvl w:val="0"/>
          <w:numId w:val="134"/>
        </w:numPr>
        <w:ind w:left="720" w:hanging="360"/>
        <w:rPr>
          <w:sz w:val="40"/>
          <w:szCs w:val="40"/>
          <w:highlight w:val="white"/>
          <w:u w:val="none"/>
        </w:rPr>
      </w:pPr>
      <w:r w:rsidDel="00000000" w:rsidR="00000000" w:rsidRPr="00000000">
        <w:rPr>
          <w:color w:val="0000ff"/>
          <w:sz w:val="40"/>
          <w:szCs w:val="40"/>
          <w:highlight w:val="white"/>
          <w:rtl w:val="0"/>
        </w:rPr>
        <w:t xml:space="preserve">Diffusion</w:t>
      </w:r>
      <w:r w:rsidDel="00000000" w:rsidR="00000000" w:rsidRPr="00000000">
        <w:rPr>
          <w:sz w:val="40"/>
          <w:szCs w:val="40"/>
          <w:highlight w:val="white"/>
          <w:rtl w:val="0"/>
        </w:rPr>
        <w:t xml:space="preserve"> means that each character has multiple ciphers when it is put through the algorithm. The more the diffusion the harder it is to break the encryption.</w:t>
      </w:r>
    </w:p>
    <w:p w:rsidR="00000000" w:rsidDel="00000000" w:rsidP="00000000" w:rsidRDefault="00000000" w:rsidRPr="00000000" w14:paraId="000001B6">
      <w:pPr>
        <w:numPr>
          <w:ilvl w:val="0"/>
          <w:numId w:val="134"/>
        </w:numPr>
        <w:ind w:left="720" w:hanging="360"/>
        <w:rPr>
          <w:sz w:val="40"/>
          <w:szCs w:val="40"/>
          <w:highlight w:val="white"/>
        </w:rPr>
      </w:pPr>
      <w:r w:rsidDel="00000000" w:rsidR="00000000" w:rsidRPr="00000000">
        <w:rPr>
          <w:color w:val="0000ff"/>
          <w:sz w:val="40"/>
          <w:szCs w:val="40"/>
          <w:highlight w:val="white"/>
          <w:rtl w:val="0"/>
        </w:rPr>
        <w:t xml:space="preserve">Confusion</w:t>
      </w:r>
      <w:r w:rsidDel="00000000" w:rsidR="00000000" w:rsidRPr="00000000">
        <w:rPr>
          <w:color w:val="202122"/>
          <w:sz w:val="40"/>
          <w:szCs w:val="40"/>
          <w:highlight w:val="white"/>
          <w:rtl w:val="0"/>
        </w:rPr>
        <w:t xml:space="preserve"> means that each binary digit (bit) of the ciphertext should depend on several parts of the key, obscuring the connections between the two. The better the confusion the harder it is to crack the algorithm.</w:t>
      </w:r>
      <w:r w:rsidDel="00000000" w:rsidR="00000000" w:rsidRPr="00000000">
        <w:rPr>
          <w:rtl w:val="0"/>
        </w:rPr>
      </w:r>
    </w:p>
    <w:p w:rsidR="00000000" w:rsidDel="00000000" w:rsidP="00000000" w:rsidRDefault="00000000" w:rsidRPr="00000000" w14:paraId="000001B7">
      <w:pPr>
        <w:ind w:left="0" w:firstLine="0"/>
        <w:rPr>
          <w:b w:val="1"/>
          <w:color w:val="0000ff"/>
          <w:sz w:val="40"/>
          <w:szCs w:val="40"/>
          <w:highlight w:val="white"/>
          <w:u w:val="single"/>
        </w:rPr>
      </w:pPr>
      <w:r w:rsidDel="00000000" w:rsidR="00000000" w:rsidRPr="00000000">
        <w:rPr>
          <w:b w:val="1"/>
          <w:color w:val="0000ff"/>
          <w:sz w:val="40"/>
          <w:szCs w:val="40"/>
          <w:highlight w:val="white"/>
          <w:u w:val="single"/>
          <w:rtl w:val="0"/>
        </w:rPr>
        <w:t xml:space="preserve">Types of Cryptographic algorithms:</w:t>
      </w:r>
    </w:p>
    <w:p w:rsidR="00000000" w:rsidDel="00000000" w:rsidP="00000000" w:rsidRDefault="00000000" w:rsidRPr="00000000" w14:paraId="000001B8">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Hash algorithms:</w:t>
      </w:r>
    </w:p>
    <w:p w:rsidR="00000000" w:rsidDel="00000000" w:rsidP="00000000" w:rsidRDefault="00000000" w:rsidRPr="00000000" w14:paraId="000001B9">
      <w:pPr>
        <w:ind w:left="0" w:firstLine="0"/>
        <w:rPr>
          <w:b w:val="1"/>
          <w:sz w:val="40"/>
          <w:szCs w:val="40"/>
          <w:highlight w:val="white"/>
          <w:u w:val="single"/>
        </w:rPr>
      </w:pPr>
      <w:r w:rsidDel="00000000" w:rsidR="00000000" w:rsidRPr="00000000">
        <w:rPr>
          <w:b w:val="1"/>
          <w:sz w:val="40"/>
          <w:szCs w:val="40"/>
          <w:highlight w:val="white"/>
          <w:u w:val="single"/>
          <w:rtl w:val="0"/>
        </w:rPr>
        <w:t xml:space="preserve">What is a hash?</w:t>
      </w:r>
    </w:p>
    <w:p w:rsidR="00000000" w:rsidDel="00000000" w:rsidP="00000000" w:rsidRDefault="00000000" w:rsidRPr="00000000" w14:paraId="000001BA">
      <w:pPr>
        <w:numPr>
          <w:ilvl w:val="0"/>
          <w:numId w:val="120"/>
        </w:numPr>
        <w:ind w:left="720" w:hanging="360"/>
        <w:rPr>
          <w:sz w:val="40"/>
          <w:szCs w:val="40"/>
          <w:highlight w:val="white"/>
          <w:u w:val="none"/>
        </w:rPr>
      </w:pPr>
      <w:r w:rsidDel="00000000" w:rsidR="00000000" w:rsidRPr="00000000">
        <w:rPr>
          <w:sz w:val="40"/>
          <w:szCs w:val="40"/>
          <w:highlight w:val="white"/>
          <w:rtl w:val="0"/>
        </w:rPr>
        <w:t xml:space="preserve">It is an algorithm that creates a unique digital fingerprint that is able to verify that you have sent the message.</w:t>
      </w:r>
    </w:p>
    <w:p w:rsidR="00000000" w:rsidDel="00000000" w:rsidP="00000000" w:rsidRDefault="00000000" w:rsidRPr="00000000" w14:paraId="000001BB">
      <w:pPr>
        <w:numPr>
          <w:ilvl w:val="0"/>
          <w:numId w:val="120"/>
        </w:numPr>
        <w:ind w:left="720" w:hanging="360"/>
        <w:rPr>
          <w:sz w:val="40"/>
          <w:szCs w:val="40"/>
          <w:highlight w:val="white"/>
          <w:u w:val="none"/>
        </w:rPr>
      </w:pPr>
      <w:r w:rsidDel="00000000" w:rsidR="00000000" w:rsidRPr="00000000">
        <w:rPr>
          <w:sz w:val="40"/>
          <w:szCs w:val="40"/>
          <w:highlight w:val="white"/>
          <w:rtl w:val="0"/>
        </w:rPr>
        <w:t xml:space="preserve">The hashed message is called a </w:t>
      </w:r>
      <w:r w:rsidDel="00000000" w:rsidR="00000000" w:rsidRPr="00000000">
        <w:rPr>
          <w:color w:val="0645ad"/>
          <w:sz w:val="40"/>
          <w:szCs w:val="40"/>
          <w:highlight w:val="white"/>
          <w:rtl w:val="0"/>
        </w:rPr>
        <w:t xml:space="preserve">digest.</w:t>
      </w:r>
      <w:r w:rsidDel="00000000" w:rsidR="00000000" w:rsidRPr="00000000">
        <w:rPr>
          <w:rtl w:val="0"/>
        </w:rPr>
      </w:r>
    </w:p>
    <w:p w:rsidR="00000000" w:rsidDel="00000000" w:rsidP="00000000" w:rsidRDefault="00000000" w:rsidRPr="00000000" w14:paraId="000001BC">
      <w:pPr>
        <w:numPr>
          <w:ilvl w:val="0"/>
          <w:numId w:val="120"/>
        </w:numPr>
        <w:ind w:left="720" w:hanging="360"/>
        <w:rPr>
          <w:sz w:val="40"/>
          <w:szCs w:val="40"/>
          <w:highlight w:val="white"/>
          <w:u w:val="none"/>
        </w:rPr>
      </w:pPr>
      <w:r w:rsidDel="00000000" w:rsidR="00000000" w:rsidRPr="00000000">
        <w:rPr>
          <w:sz w:val="40"/>
          <w:szCs w:val="40"/>
          <w:highlight w:val="white"/>
          <w:rtl w:val="0"/>
        </w:rPr>
        <w:t xml:space="preserve">Some common examples include:</w:t>
      </w:r>
    </w:p>
    <w:p w:rsidR="00000000" w:rsidDel="00000000" w:rsidP="00000000" w:rsidRDefault="00000000" w:rsidRPr="00000000" w14:paraId="000001BD">
      <w:pPr>
        <w:numPr>
          <w:ilvl w:val="1"/>
          <w:numId w:val="120"/>
        </w:numPr>
        <w:ind w:left="1440" w:hanging="360"/>
        <w:rPr>
          <w:sz w:val="40"/>
          <w:szCs w:val="40"/>
          <w:highlight w:val="white"/>
          <w:u w:val="none"/>
        </w:rPr>
      </w:pPr>
      <w:r w:rsidDel="00000000" w:rsidR="00000000" w:rsidRPr="00000000">
        <w:rPr>
          <w:sz w:val="40"/>
          <w:szCs w:val="40"/>
          <w:highlight w:val="white"/>
          <w:rtl w:val="0"/>
        </w:rPr>
        <w:t xml:space="preserve">Message digest </w:t>
      </w:r>
    </w:p>
    <w:p w:rsidR="00000000" w:rsidDel="00000000" w:rsidP="00000000" w:rsidRDefault="00000000" w:rsidRPr="00000000" w14:paraId="000001BE">
      <w:pPr>
        <w:numPr>
          <w:ilvl w:val="1"/>
          <w:numId w:val="120"/>
        </w:numPr>
        <w:ind w:left="1440" w:hanging="360"/>
        <w:rPr>
          <w:sz w:val="40"/>
          <w:szCs w:val="40"/>
          <w:highlight w:val="white"/>
          <w:u w:val="none"/>
        </w:rPr>
      </w:pPr>
      <w:r w:rsidDel="00000000" w:rsidR="00000000" w:rsidRPr="00000000">
        <w:rPr>
          <w:sz w:val="40"/>
          <w:szCs w:val="40"/>
          <w:highlight w:val="white"/>
          <w:rtl w:val="0"/>
        </w:rPr>
        <w:t xml:space="preserve">Secure hash algorithm</w:t>
      </w:r>
    </w:p>
    <w:p w:rsidR="00000000" w:rsidDel="00000000" w:rsidP="00000000" w:rsidRDefault="00000000" w:rsidRPr="00000000" w14:paraId="000001BF">
      <w:pPr>
        <w:numPr>
          <w:ilvl w:val="1"/>
          <w:numId w:val="120"/>
        </w:numPr>
        <w:ind w:left="1440" w:hanging="360"/>
        <w:rPr>
          <w:sz w:val="40"/>
          <w:szCs w:val="40"/>
          <w:highlight w:val="white"/>
          <w:u w:val="none"/>
        </w:rPr>
      </w:pPr>
      <w:r w:rsidDel="00000000" w:rsidR="00000000" w:rsidRPr="00000000">
        <w:rPr>
          <w:sz w:val="40"/>
          <w:szCs w:val="40"/>
          <w:highlight w:val="white"/>
          <w:rtl w:val="0"/>
        </w:rPr>
        <w:t xml:space="preserve">RACE Integrity Primitives Evaluation Message Digest</w:t>
      </w:r>
    </w:p>
    <w:p w:rsidR="00000000" w:rsidDel="00000000" w:rsidP="00000000" w:rsidRDefault="00000000" w:rsidRPr="00000000" w14:paraId="000001C0">
      <w:pPr>
        <w:numPr>
          <w:ilvl w:val="1"/>
          <w:numId w:val="120"/>
        </w:numPr>
        <w:ind w:left="1440" w:hanging="360"/>
        <w:rPr>
          <w:sz w:val="40"/>
          <w:szCs w:val="40"/>
          <w:highlight w:val="white"/>
          <w:u w:val="none"/>
        </w:rPr>
      </w:pPr>
      <w:r w:rsidDel="00000000" w:rsidR="00000000" w:rsidRPr="00000000">
        <w:rPr>
          <w:sz w:val="40"/>
          <w:szCs w:val="40"/>
          <w:highlight w:val="white"/>
          <w:rtl w:val="0"/>
        </w:rPr>
        <w:t xml:space="preserve">Hashed Message Authentication Code.</w:t>
      </w:r>
    </w:p>
    <w:p w:rsidR="00000000" w:rsidDel="00000000" w:rsidP="00000000" w:rsidRDefault="00000000" w:rsidRPr="00000000" w14:paraId="000001C1">
      <w:pPr>
        <w:ind w:left="0" w:firstLine="0"/>
        <w:rPr>
          <w:sz w:val="40"/>
          <w:szCs w:val="40"/>
          <w:highlight w:val="white"/>
          <w:u w:val="single"/>
        </w:rPr>
      </w:pPr>
      <w:r w:rsidDel="00000000" w:rsidR="00000000" w:rsidRPr="00000000">
        <w:rPr>
          <w:sz w:val="40"/>
          <w:szCs w:val="40"/>
          <w:highlight w:val="white"/>
          <w:u w:val="single"/>
          <w:rtl w:val="0"/>
        </w:rPr>
        <w:t xml:space="preserve">Message digest 5:</w:t>
      </w:r>
    </w:p>
    <w:p w:rsidR="00000000" w:rsidDel="00000000" w:rsidP="00000000" w:rsidRDefault="00000000" w:rsidRPr="00000000" w14:paraId="000001C2">
      <w:pPr>
        <w:numPr>
          <w:ilvl w:val="0"/>
          <w:numId w:val="12"/>
        </w:numPr>
        <w:ind w:left="720" w:hanging="360"/>
        <w:rPr>
          <w:sz w:val="40"/>
          <w:szCs w:val="40"/>
          <w:highlight w:val="white"/>
        </w:rPr>
      </w:pPr>
      <w:r w:rsidDel="00000000" w:rsidR="00000000" w:rsidRPr="00000000">
        <w:rPr>
          <w:sz w:val="40"/>
          <w:szCs w:val="40"/>
          <w:highlight w:val="white"/>
          <w:rtl w:val="0"/>
        </w:rPr>
        <w:t xml:space="preserve">There are 3 main types:</w:t>
      </w:r>
    </w:p>
    <w:p w:rsidR="00000000" w:rsidDel="00000000" w:rsidP="00000000" w:rsidRDefault="00000000" w:rsidRPr="00000000" w14:paraId="000001C3">
      <w:pPr>
        <w:numPr>
          <w:ilvl w:val="1"/>
          <w:numId w:val="12"/>
        </w:numPr>
        <w:ind w:left="1440" w:hanging="360"/>
        <w:rPr>
          <w:sz w:val="40"/>
          <w:szCs w:val="40"/>
          <w:highlight w:val="white"/>
          <w:u w:val="none"/>
        </w:rPr>
      </w:pPr>
      <w:r w:rsidDel="00000000" w:rsidR="00000000" w:rsidRPr="00000000">
        <w:rPr>
          <w:b w:val="1"/>
          <w:sz w:val="40"/>
          <w:szCs w:val="40"/>
          <w:highlight w:val="white"/>
          <w:rtl w:val="0"/>
        </w:rPr>
        <w:t xml:space="preserve">Message digest 2</w:t>
      </w:r>
      <w:r w:rsidDel="00000000" w:rsidR="00000000" w:rsidRPr="00000000">
        <w:rPr>
          <w:sz w:val="40"/>
          <w:szCs w:val="40"/>
          <w:highlight w:val="white"/>
          <w:rtl w:val="0"/>
        </w:rPr>
        <w:t xml:space="preserve">, which has a processor size of 16 bit. Messages are processed as 128 bit sections.</w:t>
      </w:r>
    </w:p>
    <w:p w:rsidR="00000000" w:rsidDel="00000000" w:rsidP="00000000" w:rsidRDefault="00000000" w:rsidRPr="00000000" w14:paraId="000001C4">
      <w:pPr>
        <w:numPr>
          <w:ilvl w:val="1"/>
          <w:numId w:val="12"/>
        </w:numPr>
        <w:ind w:left="1440" w:hanging="360"/>
        <w:rPr>
          <w:b w:val="1"/>
          <w:sz w:val="40"/>
          <w:szCs w:val="40"/>
          <w:highlight w:val="white"/>
        </w:rPr>
      </w:pPr>
      <w:r w:rsidDel="00000000" w:rsidR="00000000" w:rsidRPr="00000000">
        <w:rPr>
          <w:b w:val="1"/>
          <w:sz w:val="40"/>
          <w:szCs w:val="40"/>
          <w:highlight w:val="white"/>
          <w:rtl w:val="0"/>
        </w:rPr>
        <w:t xml:space="preserve">Message digest 4, </w:t>
      </w:r>
      <w:r w:rsidDel="00000000" w:rsidR="00000000" w:rsidRPr="00000000">
        <w:rPr>
          <w:sz w:val="40"/>
          <w:szCs w:val="40"/>
          <w:highlight w:val="white"/>
          <w:rtl w:val="0"/>
        </w:rPr>
        <w:t xml:space="preserve">which has a processor size of 32 bit, messages are processed as 512 bit sections</w:t>
      </w:r>
    </w:p>
    <w:p w:rsidR="00000000" w:rsidDel="00000000" w:rsidP="00000000" w:rsidRDefault="00000000" w:rsidRPr="00000000" w14:paraId="000001C5">
      <w:pPr>
        <w:numPr>
          <w:ilvl w:val="1"/>
          <w:numId w:val="12"/>
        </w:numPr>
        <w:ind w:left="1440" w:hanging="360"/>
        <w:rPr>
          <w:b w:val="1"/>
          <w:sz w:val="40"/>
          <w:szCs w:val="40"/>
          <w:highlight w:val="white"/>
        </w:rPr>
      </w:pPr>
      <w:r w:rsidDel="00000000" w:rsidR="00000000" w:rsidRPr="00000000">
        <w:rPr>
          <w:b w:val="1"/>
          <w:sz w:val="40"/>
          <w:szCs w:val="40"/>
          <w:highlight w:val="white"/>
          <w:rtl w:val="0"/>
        </w:rPr>
        <w:t xml:space="preserve">Message digest 5, </w:t>
      </w:r>
      <w:r w:rsidDel="00000000" w:rsidR="00000000" w:rsidRPr="00000000">
        <w:rPr>
          <w:sz w:val="40"/>
          <w:szCs w:val="40"/>
          <w:highlight w:val="white"/>
          <w:rtl w:val="0"/>
        </w:rPr>
        <w:t xml:space="preserve">which has a processor size of 32, but it uses 4 rotating 32 bit variables.</w:t>
      </w:r>
    </w:p>
    <w:p w:rsidR="00000000" w:rsidDel="00000000" w:rsidP="00000000" w:rsidRDefault="00000000" w:rsidRPr="00000000" w14:paraId="000001C6">
      <w:pPr>
        <w:ind w:left="0" w:firstLine="0"/>
        <w:rPr>
          <w:sz w:val="40"/>
          <w:szCs w:val="40"/>
          <w:highlight w:val="white"/>
          <w:u w:val="single"/>
        </w:rPr>
      </w:pPr>
      <w:r w:rsidDel="00000000" w:rsidR="00000000" w:rsidRPr="00000000">
        <w:rPr>
          <w:sz w:val="40"/>
          <w:szCs w:val="40"/>
          <w:highlight w:val="white"/>
          <w:u w:val="single"/>
          <w:rtl w:val="0"/>
        </w:rPr>
        <w:t xml:space="preserve">Secure hash algorithm:</w:t>
      </w:r>
    </w:p>
    <w:p w:rsidR="00000000" w:rsidDel="00000000" w:rsidP="00000000" w:rsidRDefault="00000000" w:rsidRPr="00000000" w14:paraId="000001C7">
      <w:pPr>
        <w:numPr>
          <w:ilvl w:val="0"/>
          <w:numId w:val="37"/>
        </w:numPr>
        <w:ind w:left="720" w:hanging="360"/>
        <w:rPr>
          <w:b w:val="1"/>
          <w:sz w:val="40"/>
          <w:szCs w:val="40"/>
          <w:highlight w:val="white"/>
          <w:u w:val="none"/>
        </w:rPr>
      </w:pPr>
      <w:r w:rsidDel="00000000" w:rsidR="00000000" w:rsidRPr="00000000">
        <w:rPr>
          <w:sz w:val="40"/>
          <w:szCs w:val="40"/>
          <w:highlight w:val="white"/>
          <w:rtl w:val="0"/>
        </w:rPr>
        <w:t xml:space="preserve">Created by NSA and NIST</w:t>
      </w:r>
    </w:p>
    <w:p w:rsidR="00000000" w:rsidDel="00000000" w:rsidP="00000000" w:rsidRDefault="00000000" w:rsidRPr="00000000" w14:paraId="000001C8">
      <w:pPr>
        <w:numPr>
          <w:ilvl w:val="0"/>
          <w:numId w:val="37"/>
        </w:numPr>
        <w:ind w:left="720" w:hanging="360"/>
        <w:rPr>
          <w:sz w:val="40"/>
          <w:szCs w:val="40"/>
          <w:highlight w:val="white"/>
          <w:u w:val="none"/>
        </w:rPr>
      </w:pPr>
      <w:r w:rsidDel="00000000" w:rsidR="00000000" w:rsidRPr="00000000">
        <w:rPr>
          <w:sz w:val="40"/>
          <w:szCs w:val="40"/>
          <w:highlight w:val="white"/>
          <w:rtl w:val="0"/>
        </w:rPr>
        <w:t xml:space="preserve">3 subtypes:</w:t>
      </w:r>
    </w:p>
    <w:p w:rsidR="00000000" w:rsidDel="00000000" w:rsidP="00000000" w:rsidRDefault="00000000" w:rsidRPr="00000000" w14:paraId="000001C9">
      <w:pPr>
        <w:numPr>
          <w:ilvl w:val="1"/>
          <w:numId w:val="37"/>
        </w:numPr>
        <w:ind w:left="1440" w:hanging="360"/>
        <w:rPr>
          <w:b w:val="1"/>
          <w:sz w:val="40"/>
          <w:szCs w:val="40"/>
          <w:highlight w:val="white"/>
          <w:u w:val="none"/>
        </w:rPr>
      </w:pPr>
      <w:r w:rsidDel="00000000" w:rsidR="00000000" w:rsidRPr="00000000">
        <w:rPr>
          <w:b w:val="1"/>
          <w:sz w:val="40"/>
          <w:szCs w:val="40"/>
          <w:highlight w:val="white"/>
          <w:rtl w:val="0"/>
        </w:rPr>
        <w:t xml:space="preserve">SHA 1 - </w:t>
      </w:r>
      <w:r w:rsidDel="00000000" w:rsidR="00000000" w:rsidRPr="00000000">
        <w:rPr>
          <w:sz w:val="40"/>
          <w:szCs w:val="40"/>
          <w:highlight w:val="white"/>
          <w:rtl w:val="0"/>
        </w:rPr>
        <w:t xml:space="preserve"> works like MD4, but creates hashes 160 bits in length</w:t>
      </w:r>
    </w:p>
    <w:p w:rsidR="00000000" w:rsidDel="00000000" w:rsidP="00000000" w:rsidRDefault="00000000" w:rsidRPr="00000000" w14:paraId="000001CA">
      <w:pPr>
        <w:numPr>
          <w:ilvl w:val="1"/>
          <w:numId w:val="37"/>
        </w:numPr>
        <w:ind w:left="1440" w:hanging="360"/>
        <w:rPr>
          <w:b w:val="1"/>
          <w:sz w:val="40"/>
          <w:szCs w:val="40"/>
          <w:highlight w:val="white"/>
        </w:rPr>
      </w:pPr>
      <w:r w:rsidDel="00000000" w:rsidR="00000000" w:rsidRPr="00000000">
        <w:rPr>
          <w:b w:val="1"/>
          <w:sz w:val="40"/>
          <w:szCs w:val="40"/>
          <w:highlight w:val="white"/>
          <w:rtl w:val="0"/>
        </w:rPr>
        <w:t xml:space="preserve">SHA 2 - </w:t>
      </w:r>
      <w:r w:rsidDel="00000000" w:rsidR="00000000" w:rsidRPr="00000000">
        <w:rPr>
          <w:sz w:val="40"/>
          <w:szCs w:val="40"/>
          <w:highlight w:val="white"/>
          <w:rtl w:val="0"/>
        </w:rPr>
        <w:t xml:space="preserve">has 4 subtypes: SHA-224, SHA-256, SHA-384, SHA-512. Each of these hashes produces a hash that is in the name, for example SHA-224 produces a hash to the length of 224 bits</w:t>
      </w:r>
    </w:p>
    <w:p w:rsidR="00000000" w:rsidDel="00000000" w:rsidP="00000000" w:rsidRDefault="00000000" w:rsidRPr="00000000" w14:paraId="000001CB">
      <w:pPr>
        <w:numPr>
          <w:ilvl w:val="1"/>
          <w:numId w:val="37"/>
        </w:numPr>
        <w:ind w:left="1440" w:hanging="360"/>
        <w:rPr>
          <w:b w:val="1"/>
          <w:sz w:val="40"/>
          <w:szCs w:val="40"/>
          <w:highlight w:val="white"/>
        </w:rPr>
      </w:pPr>
      <w:r w:rsidDel="00000000" w:rsidR="00000000" w:rsidRPr="00000000">
        <w:rPr>
          <w:b w:val="1"/>
          <w:sz w:val="40"/>
          <w:szCs w:val="40"/>
          <w:highlight w:val="white"/>
          <w:rtl w:val="0"/>
        </w:rPr>
        <w:t xml:space="preserve">SHA 3 - </w:t>
      </w:r>
      <w:r w:rsidDel="00000000" w:rsidR="00000000" w:rsidRPr="00000000">
        <w:rPr>
          <w:sz w:val="40"/>
          <w:szCs w:val="40"/>
          <w:highlight w:val="white"/>
          <w:rtl w:val="0"/>
        </w:rPr>
        <w:t xml:space="preserve">it is more secure than its siblings because it is impervious to length based attacks(Attacks where a hacker can use the length of the hash to figure out the original)</w:t>
      </w:r>
    </w:p>
    <w:p w:rsidR="00000000" w:rsidDel="00000000" w:rsidP="00000000" w:rsidRDefault="00000000" w:rsidRPr="00000000" w14:paraId="000001CC">
      <w:pPr>
        <w:ind w:left="0" w:firstLine="0"/>
        <w:rPr>
          <w:sz w:val="40"/>
          <w:szCs w:val="40"/>
          <w:highlight w:val="white"/>
          <w:u w:val="single"/>
        </w:rPr>
      </w:pPr>
      <w:r w:rsidDel="00000000" w:rsidR="00000000" w:rsidRPr="00000000">
        <w:rPr>
          <w:sz w:val="40"/>
          <w:szCs w:val="40"/>
          <w:highlight w:val="white"/>
          <w:u w:val="single"/>
          <w:rtl w:val="0"/>
        </w:rPr>
        <w:t xml:space="preserve">Features of that make a hashing algorithm secure:</w:t>
      </w:r>
    </w:p>
    <w:p w:rsidR="00000000" w:rsidDel="00000000" w:rsidP="00000000" w:rsidRDefault="00000000" w:rsidRPr="00000000" w14:paraId="000001CD">
      <w:pPr>
        <w:numPr>
          <w:ilvl w:val="0"/>
          <w:numId w:val="57"/>
        </w:numPr>
        <w:ind w:left="720" w:hanging="360"/>
        <w:rPr>
          <w:sz w:val="40"/>
          <w:szCs w:val="40"/>
          <w:highlight w:val="white"/>
          <w:u w:val="none"/>
        </w:rPr>
      </w:pPr>
      <w:r w:rsidDel="00000000" w:rsidR="00000000" w:rsidRPr="00000000">
        <w:rPr>
          <w:b w:val="1"/>
          <w:sz w:val="40"/>
          <w:szCs w:val="40"/>
          <w:highlight w:val="white"/>
          <w:rtl w:val="0"/>
        </w:rPr>
        <w:t xml:space="preserve">Fixed size:</w:t>
      </w:r>
      <w:r w:rsidDel="00000000" w:rsidR="00000000" w:rsidRPr="00000000">
        <w:rPr>
          <w:sz w:val="40"/>
          <w:szCs w:val="40"/>
          <w:highlight w:val="white"/>
          <w:rtl w:val="0"/>
        </w:rPr>
        <w:t xml:space="preserve"> no matter what data we put it must always give us a digest of a fixed length</w:t>
      </w:r>
    </w:p>
    <w:p w:rsidR="00000000" w:rsidDel="00000000" w:rsidP="00000000" w:rsidRDefault="00000000" w:rsidRPr="00000000" w14:paraId="000001CE">
      <w:pPr>
        <w:numPr>
          <w:ilvl w:val="0"/>
          <w:numId w:val="57"/>
        </w:numPr>
        <w:ind w:left="720" w:hanging="360"/>
        <w:rPr>
          <w:b w:val="1"/>
          <w:sz w:val="40"/>
          <w:szCs w:val="40"/>
          <w:highlight w:val="white"/>
        </w:rPr>
      </w:pPr>
      <w:r w:rsidDel="00000000" w:rsidR="00000000" w:rsidRPr="00000000">
        <w:rPr>
          <w:b w:val="1"/>
          <w:sz w:val="40"/>
          <w:szCs w:val="40"/>
          <w:highlight w:val="white"/>
          <w:rtl w:val="0"/>
        </w:rPr>
        <w:t xml:space="preserve">Unique:</w:t>
      </w:r>
      <w:r w:rsidDel="00000000" w:rsidR="00000000" w:rsidRPr="00000000">
        <w:rPr>
          <w:sz w:val="40"/>
          <w:szCs w:val="40"/>
          <w:highlight w:val="white"/>
          <w:rtl w:val="0"/>
        </w:rPr>
        <w:t xml:space="preserve">All digests must be unique.</w:t>
      </w:r>
    </w:p>
    <w:p w:rsidR="00000000" w:rsidDel="00000000" w:rsidP="00000000" w:rsidRDefault="00000000" w:rsidRPr="00000000" w14:paraId="000001CF">
      <w:pPr>
        <w:numPr>
          <w:ilvl w:val="0"/>
          <w:numId w:val="57"/>
        </w:numPr>
        <w:ind w:left="720" w:hanging="360"/>
        <w:rPr>
          <w:b w:val="1"/>
          <w:sz w:val="40"/>
          <w:szCs w:val="40"/>
          <w:highlight w:val="white"/>
        </w:rPr>
      </w:pPr>
      <w:r w:rsidDel="00000000" w:rsidR="00000000" w:rsidRPr="00000000">
        <w:rPr>
          <w:b w:val="1"/>
          <w:sz w:val="40"/>
          <w:szCs w:val="40"/>
          <w:highlight w:val="white"/>
          <w:rtl w:val="0"/>
        </w:rPr>
        <w:t xml:space="preserve">Original: </w:t>
      </w:r>
      <w:r w:rsidDel="00000000" w:rsidR="00000000" w:rsidRPr="00000000">
        <w:rPr>
          <w:sz w:val="40"/>
          <w:szCs w:val="40"/>
          <w:highlight w:val="white"/>
          <w:rtl w:val="0"/>
        </w:rPr>
        <w:t xml:space="preserve">the algorithm must not be unique</w:t>
      </w:r>
    </w:p>
    <w:p w:rsidR="00000000" w:rsidDel="00000000" w:rsidP="00000000" w:rsidRDefault="00000000" w:rsidRPr="00000000" w14:paraId="000001D0">
      <w:pPr>
        <w:numPr>
          <w:ilvl w:val="0"/>
          <w:numId w:val="57"/>
        </w:numPr>
        <w:ind w:left="720" w:hanging="360"/>
        <w:rPr>
          <w:b w:val="1"/>
          <w:sz w:val="40"/>
          <w:szCs w:val="40"/>
          <w:highlight w:val="white"/>
        </w:rPr>
      </w:pPr>
      <w:r w:rsidDel="00000000" w:rsidR="00000000" w:rsidRPr="00000000">
        <w:rPr>
          <w:b w:val="1"/>
          <w:sz w:val="40"/>
          <w:szCs w:val="40"/>
          <w:highlight w:val="white"/>
          <w:rtl w:val="0"/>
        </w:rPr>
        <w:t xml:space="preserve">Secure: </w:t>
      </w:r>
      <w:r w:rsidDel="00000000" w:rsidR="00000000" w:rsidRPr="00000000">
        <w:rPr>
          <w:sz w:val="40"/>
          <w:szCs w:val="40"/>
          <w:highlight w:val="white"/>
          <w:rtl w:val="0"/>
        </w:rPr>
        <w:t xml:space="preserve">reverse engineering is impossible or at least very hard</w:t>
      </w:r>
    </w:p>
    <w:p w:rsidR="00000000" w:rsidDel="00000000" w:rsidP="00000000" w:rsidRDefault="00000000" w:rsidRPr="00000000" w14:paraId="000001D1">
      <w:pPr>
        <w:ind w:left="0" w:firstLine="0"/>
        <w:rPr>
          <w:sz w:val="40"/>
          <w:szCs w:val="40"/>
          <w:highlight w:val="white"/>
          <w:u w:val="single"/>
        </w:rPr>
      </w:pPr>
      <w:r w:rsidDel="00000000" w:rsidR="00000000" w:rsidRPr="00000000">
        <w:rPr>
          <w:sz w:val="40"/>
          <w:szCs w:val="40"/>
          <w:highlight w:val="white"/>
          <w:u w:val="single"/>
          <w:rtl w:val="0"/>
        </w:rPr>
        <w:t xml:space="preserve">Hashed Message Authentication Code(HMAC):</w:t>
      </w:r>
    </w:p>
    <w:p w:rsidR="00000000" w:rsidDel="00000000" w:rsidP="00000000" w:rsidRDefault="00000000" w:rsidRPr="00000000" w14:paraId="000001D2">
      <w:pPr>
        <w:numPr>
          <w:ilvl w:val="0"/>
          <w:numId w:val="138"/>
        </w:numPr>
        <w:ind w:left="720" w:hanging="360"/>
        <w:rPr>
          <w:b w:val="1"/>
          <w:sz w:val="40"/>
          <w:szCs w:val="40"/>
          <w:highlight w:val="white"/>
        </w:rPr>
      </w:pPr>
      <w:r w:rsidDel="00000000" w:rsidR="00000000" w:rsidRPr="00000000">
        <w:rPr>
          <w:b w:val="1"/>
          <w:sz w:val="40"/>
          <w:szCs w:val="40"/>
          <w:highlight w:val="white"/>
          <w:rtl w:val="0"/>
        </w:rPr>
        <w:t xml:space="preserve">Step 1: </w:t>
      </w:r>
      <w:r w:rsidDel="00000000" w:rsidR="00000000" w:rsidRPr="00000000">
        <w:rPr>
          <w:sz w:val="40"/>
          <w:szCs w:val="40"/>
          <w:highlight w:val="white"/>
          <w:rtl w:val="0"/>
        </w:rPr>
        <w:t xml:space="preserve">first a message is put through a hashing algorithm, usually md2, or SHA1 . The message is then encrypted using the key and it is sent over the network. Message + digest</w:t>
      </w:r>
    </w:p>
    <w:p w:rsidR="00000000" w:rsidDel="00000000" w:rsidP="00000000" w:rsidRDefault="00000000" w:rsidRPr="00000000" w14:paraId="000001D3">
      <w:pPr>
        <w:numPr>
          <w:ilvl w:val="0"/>
          <w:numId w:val="138"/>
        </w:numPr>
        <w:ind w:left="720" w:hanging="360"/>
        <w:rPr>
          <w:b w:val="1"/>
          <w:sz w:val="40"/>
          <w:szCs w:val="40"/>
          <w:highlight w:val="white"/>
        </w:rPr>
      </w:pPr>
      <w:r w:rsidDel="00000000" w:rsidR="00000000" w:rsidRPr="00000000">
        <w:rPr>
          <w:b w:val="1"/>
          <w:sz w:val="40"/>
          <w:szCs w:val="40"/>
          <w:highlight w:val="white"/>
          <w:rtl w:val="0"/>
        </w:rPr>
        <w:t xml:space="preserve">Step 2: </w:t>
      </w:r>
      <w:r w:rsidDel="00000000" w:rsidR="00000000" w:rsidRPr="00000000">
        <w:rPr>
          <w:sz w:val="40"/>
          <w:szCs w:val="40"/>
          <w:highlight w:val="white"/>
          <w:rtl w:val="0"/>
        </w:rPr>
        <w:t xml:space="preserve">when the message + digest is received the message is decrypted using the same key and it is put through the same hashing algorithm and then the generated hash is compared with the hash that was sent.</w:t>
      </w:r>
    </w:p>
    <w:p w:rsidR="00000000" w:rsidDel="00000000" w:rsidP="00000000" w:rsidRDefault="00000000" w:rsidRPr="00000000" w14:paraId="000001D4">
      <w:pPr>
        <w:numPr>
          <w:ilvl w:val="0"/>
          <w:numId w:val="138"/>
        </w:numPr>
        <w:ind w:left="720" w:hanging="360"/>
        <w:rPr>
          <w:b w:val="1"/>
          <w:sz w:val="40"/>
          <w:szCs w:val="40"/>
          <w:highlight w:val="white"/>
        </w:rPr>
      </w:pPr>
      <w:r w:rsidDel="00000000" w:rsidR="00000000" w:rsidRPr="00000000">
        <w:rPr>
          <w:b w:val="1"/>
          <w:sz w:val="40"/>
          <w:szCs w:val="40"/>
          <w:highlight w:val="white"/>
          <w:rtl w:val="0"/>
        </w:rPr>
        <w:t xml:space="preserve">Step 3: </w:t>
      </w:r>
      <w:r w:rsidDel="00000000" w:rsidR="00000000" w:rsidRPr="00000000">
        <w:rPr>
          <w:sz w:val="40"/>
          <w:szCs w:val="40"/>
          <w:highlight w:val="white"/>
          <w:rtl w:val="0"/>
        </w:rPr>
        <w:t xml:space="preserve"> if the 2 digests match then the message is authentic, otherwise it is said that the message has been tampered with.</w:t>
      </w:r>
    </w:p>
    <w:p w:rsidR="00000000" w:rsidDel="00000000" w:rsidP="00000000" w:rsidRDefault="00000000" w:rsidRPr="00000000" w14:paraId="000001D5">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D6">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D7">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D8">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D9">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1DA">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Stream cipher:</w:t>
      </w:r>
    </w:p>
    <w:p w:rsidR="00000000" w:rsidDel="00000000" w:rsidP="00000000" w:rsidRDefault="00000000" w:rsidRPr="00000000" w14:paraId="000001DB">
      <w:pPr>
        <w:ind w:left="0" w:firstLine="0"/>
        <w:rPr>
          <w:b w:val="1"/>
          <w:sz w:val="40"/>
          <w:szCs w:val="40"/>
          <w:highlight w:val="white"/>
          <w:u w:val="single"/>
        </w:rPr>
      </w:pPr>
      <w:r w:rsidDel="00000000" w:rsidR="00000000" w:rsidRPr="00000000">
        <w:rPr>
          <w:b w:val="1"/>
          <w:sz w:val="40"/>
          <w:szCs w:val="40"/>
          <w:highlight w:val="white"/>
          <w:u w:val="single"/>
          <w:rtl w:val="0"/>
        </w:rPr>
        <w:t xml:space="preserve">Definition:</w:t>
      </w:r>
    </w:p>
    <w:p w:rsidR="00000000" w:rsidDel="00000000" w:rsidP="00000000" w:rsidRDefault="00000000" w:rsidRPr="00000000" w14:paraId="000001DC">
      <w:pPr>
        <w:numPr>
          <w:ilvl w:val="0"/>
          <w:numId w:val="103"/>
        </w:numPr>
        <w:ind w:left="720" w:hanging="360"/>
        <w:rPr>
          <w:sz w:val="40"/>
          <w:szCs w:val="40"/>
          <w:highlight w:val="white"/>
        </w:rPr>
      </w:pPr>
      <w:r w:rsidDel="00000000" w:rsidR="00000000" w:rsidRPr="00000000">
        <w:rPr>
          <w:sz w:val="40"/>
          <w:szCs w:val="40"/>
          <w:highlight w:val="white"/>
          <w:rtl w:val="0"/>
        </w:rPr>
        <w:t xml:space="preserve">It is a type of cipher which encrypts individual characters of the plain text.</w:t>
      </w:r>
    </w:p>
    <w:p w:rsidR="00000000" w:rsidDel="00000000" w:rsidP="00000000" w:rsidRDefault="00000000" w:rsidRPr="00000000" w14:paraId="000001DD">
      <w:pPr>
        <w:ind w:left="0" w:firstLine="0"/>
        <w:rPr>
          <w:b w:val="1"/>
          <w:sz w:val="40"/>
          <w:szCs w:val="40"/>
          <w:highlight w:val="white"/>
          <w:u w:val="single"/>
        </w:rPr>
      </w:pPr>
      <w:r w:rsidDel="00000000" w:rsidR="00000000" w:rsidRPr="00000000">
        <w:rPr>
          <w:b w:val="1"/>
          <w:sz w:val="40"/>
          <w:szCs w:val="40"/>
          <w:highlight w:val="white"/>
          <w:u w:val="single"/>
          <w:rtl w:val="0"/>
        </w:rPr>
        <w:t xml:space="preserve">Working:</w:t>
      </w:r>
    </w:p>
    <w:p w:rsidR="00000000" w:rsidDel="00000000" w:rsidP="00000000" w:rsidRDefault="00000000" w:rsidRPr="00000000" w14:paraId="000001DE">
      <w:pPr>
        <w:numPr>
          <w:ilvl w:val="0"/>
          <w:numId w:val="83"/>
        </w:numPr>
        <w:ind w:left="720" w:hanging="360"/>
        <w:rPr>
          <w:sz w:val="40"/>
          <w:szCs w:val="40"/>
          <w:highlight w:val="white"/>
        </w:rPr>
      </w:pPr>
      <w:r w:rsidDel="00000000" w:rsidR="00000000" w:rsidRPr="00000000">
        <w:rPr>
          <w:sz w:val="40"/>
          <w:szCs w:val="40"/>
          <w:highlight w:val="white"/>
          <w:rtl w:val="0"/>
        </w:rPr>
        <w:t xml:space="preserve">Each letter is taking and put through an algorithm to encrypt it.</w:t>
      </w:r>
    </w:p>
    <w:p w:rsidR="00000000" w:rsidDel="00000000" w:rsidP="00000000" w:rsidRDefault="00000000" w:rsidRPr="00000000" w14:paraId="000001DF">
      <w:pPr>
        <w:ind w:left="0" w:firstLine="0"/>
        <w:rPr>
          <w:b w:val="1"/>
          <w:sz w:val="40"/>
          <w:szCs w:val="40"/>
          <w:highlight w:val="white"/>
          <w:u w:val="single"/>
        </w:rPr>
      </w:pPr>
      <w:r w:rsidDel="00000000" w:rsidR="00000000" w:rsidRPr="00000000">
        <w:rPr>
          <w:b w:val="1"/>
          <w:sz w:val="40"/>
          <w:szCs w:val="40"/>
          <w:highlight w:val="white"/>
          <w:u w:val="single"/>
          <w:rtl w:val="0"/>
        </w:rPr>
        <w:t xml:space="preserve">Advantages:</w:t>
      </w:r>
    </w:p>
    <w:p w:rsidR="00000000" w:rsidDel="00000000" w:rsidP="00000000" w:rsidRDefault="00000000" w:rsidRPr="00000000" w14:paraId="000001E0">
      <w:pPr>
        <w:numPr>
          <w:ilvl w:val="0"/>
          <w:numId w:val="94"/>
        </w:numPr>
        <w:ind w:left="720" w:hanging="360"/>
        <w:rPr>
          <w:sz w:val="40"/>
          <w:szCs w:val="40"/>
          <w:highlight w:val="white"/>
        </w:rPr>
      </w:pPr>
      <w:r w:rsidDel="00000000" w:rsidR="00000000" w:rsidRPr="00000000">
        <w:rPr>
          <w:sz w:val="40"/>
          <w:szCs w:val="40"/>
          <w:highlight w:val="white"/>
          <w:rtl w:val="0"/>
        </w:rPr>
        <w:t xml:space="preserve">Faster than block cipher</w:t>
      </w:r>
    </w:p>
    <w:p w:rsidR="00000000" w:rsidDel="00000000" w:rsidP="00000000" w:rsidRDefault="00000000" w:rsidRPr="00000000" w14:paraId="000001E1">
      <w:pPr>
        <w:numPr>
          <w:ilvl w:val="0"/>
          <w:numId w:val="94"/>
        </w:numPr>
        <w:ind w:left="720" w:hanging="360"/>
        <w:rPr>
          <w:sz w:val="40"/>
          <w:szCs w:val="40"/>
          <w:highlight w:val="white"/>
          <w:u w:val="none"/>
        </w:rPr>
      </w:pPr>
      <w:r w:rsidDel="00000000" w:rsidR="00000000" w:rsidRPr="00000000">
        <w:rPr>
          <w:sz w:val="40"/>
          <w:szCs w:val="40"/>
          <w:highlight w:val="white"/>
          <w:rtl w:val="0"/>
        </w:rPr>
        <w:t xml:space="preserve">Less prone to error propagation</w:t>
      </w:r>
    </w:p>
    <w:p w:rsidR="00000000" w:rsidDel="00000000" w:rsidP="00000000" w:rsidRDefault="00000000" w:rsidRPr="00000000" w14:paraId="000001E2">
      <w:pPr>
        <w:ind w:left="0" w:firstLine="0"/>
        <w:rPr>
          <w:b w:val="1"/>
          <w:sz w:val="40"/>
          <w:szCs w:val="40"/>
          <w:highlight w:val="white"/>
          <w:u w:val="single"/>
        </w:rPr>
      </w:pPr>
      <w:r w:rsidDel="00000000" w:rsidR="00000000" w:rsidRPr="00000000">
        <w:rPr>
          <w:b w:val="1"/>
          <w:sz w:val="40"/>
          <w:szCs w:val="40"/>
          <w:highlight w:val="white"/>
          <w:u w:val="single"/>
          <w:rtl w:val="0"/>
        </w:rPr>
        <w:t xml:space="preserve">Disadvantages:</w:t>
      </w:r>
    </w:p>
    <w:p w:rsidR="00000000" w:rsidDel="00000000" w:rsidP="00000000" w:rsidRDefault="00000000" w:rsidRPr="00000000" w14:paraId="000001E3">
      <w:pPr>
        <w:numPr>
          <w:ilvl w:val="0"/>
          <w:numId w:val="48"/>
        </w:numPr>
        <w:ind w:left="720" w:hanging="360"/>
        <w:rPr>
          <w:sz w:val="40"/>
          <w:szCs w:val="40"/>
          <w:highlight w:val="white"/>
        </w:rPr>
      </w:pPr>
      <w:r w:rsidDel="00000000" w:rsidR="00000000" w:rsidRPr="00000000">
        <w:rPr>
          <w:sz w:val="40"/>
          <w:szCs w:val="40"/>
          <w:highlight w:val="white"/>
          <w:rtl w:val="0"/>
        </w:rPr>
        <w:t xml:space="preserve">Easier to decipher</w:t>
      </w:r>
    </w:p>
    <w:p w:rsidR="00000000" w:rsidDel="00000000" w:rsidP="00000000" w:rsidRDefault="00000000" w:rsidRPr="00000000" w14:paraId="000001E4">
      <w:pPr>
        <w:numPr>
          <w:ilvl w:val="0"/>
          <w:numId w:val="48"/>
        </w:numPr>
        <w:ind w:left="720" w:hanging="360"/>
        <w:rPr>
          <w:sz w:val="40"/>
          <w:szCs w:val="40"/>
          <w:highlight w:val="white"/>
          <w:u w:val="none"/>
        </w:rPr>
      </w:pPr>
      <w:r w:rsidDel="00000000" w:rsidR="00000000" w:rsidRPr="00000000">
        <w:rPr>
          <w:sz w:val="40"/>
          <w:szCs w:val="40"/>
          <w:highlight w:val="white"/>
          <w:rtl w:val="0"/>
        </w:rPr>
        <w:t xml:space="preserve">Low diffusion</w:t>
      </w:r>
    </w:p>
    <w:p w:rsidR="00000000" w:rsidDel="00000000" w:rsidP="00000000" w:rsidRDefault="00000000" w:rsidRPr="00000000" w14:paraId="000001E5">
      <w:pPr>
        <w:numPr>
          <w:ilvl w:val="0"/>
          <w:numId w:val="48"/>
        </w:numPr>
        <w:ind w:left="720" w:hanging="360"/>
        <w:rPr>
          <w:sz w:val="40"/>
          <w:szCs w:val="40"/>
          <w:highlight w:val="white"/>
          <w:u w:val="none"/>
        </w:rPr>
      </w:pPr>
      <w:r w:rsidDel="00000000" w:rsidR="00000000" w:rsidRPr="00000000">
        <w:rPr>
          <w:sz w:val="40"/>
          <w:szCs w:val="40"/>
          <w:highlight w:val="white"/>
          <w:rtl w:val="0"/>
        </w:rPr>
        <w:t xml:space="preserve">More susceptible to malicious insertions</w:t>
      </w:r>
    </w:p>
    <w:p w:rsidR="00000000" w:rsidDel="00000000" w:rsidP="00000000" w:rsidRDefault="00000000" w:rsidRPr="00000000" w14:paraId="000001E6">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Block cipher:</w:t>
      </w:r>
    </w:p>
    <w:p w:rsidR="00000000" w:rsidDel="00000000" w:rsidP="00000000" w:rsidRDefault="00000000" w:rsidRPr="00000000" w14:paraId="000001E7">
      <w:pPr>
        <w:ind w:left="0" w:firstLine="0"/>
        <w:rPr>
          <w:b w:val="1"/>
          <w:sz w:val="40"/>
          <w:szCs w:val="40"/>
          <w:highlight w:val="white"/>
          <w:u w:val="single"/>
        </w:rPr>
      </w:pPr>
      <w:r w:rsidDel="00000000" w:rsidR="00000000" w:rsidRPr="00000000">
        <w:rPr>
          <w:b w:val="1"/>
          <w:sz w:val="40"/>
          <w:szCs w:val="40"/>
          <w:highlight w:val="white"/>
          <w:u w:val="single"/>
          <w:rtl w:val="0"/>
        </w:rPr>
        <w:t xml:space="preserve">Definition:</w:t>
      </w:r>
    </w:p>
    <w:p w:rsidR="00000000" w:rsidDel="00000000" w:rsidP="00000000" w:rsidRDefault="00000000" w:rsidRPr="00000000" w14:paraId="000001E8">
      <w:pPr>
        <w:numPr>
          <w:ilvl w:val="0"/>
          <w:numId w:val="59"/>
        </w:numPr>
        <w:ind w:left="720" w:hanging="360"/>
        <w:rPr>
          <w:sz w:val="40"/>
          <w:szCs w:val="40"/>
          <w:highlight w:val="white"/>
        </w:rPr>
      </w:pPr>
      <w:r w:rsidDel="00000000" w:rsidR="00000000" w:rsidRPr="00000000">
        <w:rPr>
          <w:sz w:val="40"/>
          <w:szCs w:val="40"/>
          <w:highlight w:val="white"/>
          <w:rtl w:val="0"/>
        </w:rPr>
        <w:t xml:space="preserve">It is a type of cipher which encrypts entire blocks of plain text.</w:t>
      </w:r>
    </w:p>
    <w:p w:rsidR="00000000" w:rsidDel="00000000" w:rsidP="00000000" w:rsidRDefault="00000000" w:rsidRPr="00000000" w14:paraId="000001E9">
      <w:pPr>
        <w:ind w:left="0" w:firstLine="0"/>
        <w:rPr>
          <w:b w:val="1"/>
          <w:sz w:val="40"/>
          <w:szCs w:val="40"/>
          <w:highlight w:val="white"/>
          <w:u w:val="single"/>
        </w:rPr>
      </w:pPr>
      <w:r w:rsidDel="00000000" w:rsidR="00000000" w:rsidRPr="00000000">
        <w:rPr>
          <w:b w:val="1"/>
          <w:sz w:val="40"/>
          <w:szCs w:val="40"/>
          <w:highlight w:val="white"/>
          <w:u w:val="single"/>
          <w:rtl w:val="0"/>
        </w:rPr>
        <w:t xml:space="preserve">Working:</w:t>
      </w:r>
    </w:p>
    <w:p w:rsidR="00000000" w:rsidDel="00000000" w:rsidP="00000000" w:rsidRDefault="00000000" w:rsidRPr="00000000" w14:paraId="000001EA">
      <w:pPr>
        <w:numPr>
          <w:ilvl w:val="0"/>
          <w:numId w:val="123"/>
        </w:numPr>
        <w:ind w:left="720" w:hanging="360"/>
        <w:rPr>
          <w:sz w:val="40"/>
          <w:szCs w:val="40"/>
          <w:highlight w:val="white"/>
          <w:u w:val="none"/>
        </w:rPr>
      </w:pPr>
      <w:r w:rsidDel="00000000" w:rsidR="00000000" w:rsidRPr="00000000">
        <w:rPr>
          <w:sz w:val="40"/>
          <w:szCs w:val="40"/>
          <w:highlight w:val="white"/>
          <w:rtl w:val="0"/>
        </w:rPr>
        <w:t xml:space="preserve">Breaks plain text into 8 to 16 bytes segments</w:t>
      </w:r>
    </w:p>
    <w:p w:rsidR="00000000" w:rsidDel="00000000" w:rsidP="00000000" w:rsidRDefault="00000000" w:rsidRPr="00000000" w14:paraId="000001EB">
      <w:pPr>
        <w:numPr>
          <w:ilvl w:val="0"/>
          <w:numId w:val="123"/>
        </w:numPr>
        <w:ind w:left="720" w:hanging="360"/>
        <w:rPr>
          <w:sz w:val="40"/>
          <w:szCs w:val="40"/>
          <w:highlight w:val="white"/>
          <w:u w:val="none"/>
        </w:rPr>
      </w:pPr>
      <w:r w:rsidDel="00000000" w:rsidR="00000000" w:rsidRPr="00000000">
        <w:rPr>
          <w:sz w:val="40"/>
          <w:szCs w:val="40"/>
          <w:highlight w:val="white"/>
          <w:rtl w:val="0"/>
        </w:rPr>
        <w:t xml:space="preserve">These are then encrypted independently of each other.</w:t>
      </w:r>
    </w:p>
    <w:p w:rsidR="00000000" w:rsidDel="00000000" w:rsidP="00000000" w:rsidRDefault="00000000" w:rsidRPr="00000000" w14:paraId="000001EC">
      <w:pPr>
        <w:ind w:left="0" w:firstLine="0"/>
        <w:rPr>
          <w:b w:val="1"/>
          <w:sz w:val="40"/>
          <w:szCs w:val="40"/>
          <w:highlight w:val="white"/>
          <w:u w:val="single"/>
        </w:rPr>
      </w:pPr>
      <w:r w:rsidDel="00000000" w:rsidR="00000000" w:rsidRPr="00000000">
        <w:rPr>
          <w:b w:val="1"/>
          <w:sz w:val="40"/>
          <w:szCs w:val="40"/>
          <w:highlight w:val="white"/>
          <w:u w:val="single"/>
          <w:rtl w:val="0"/>
        </w:rPr>
        <w:t xml:space="preserve">Advantages:</w:t>
      </w:r>
    </w:p>
    <w:p w:rsidR="00000000" w:rsidDel="00000000" w:rsidP="00000000" w:rsidRDefault="00000000" w:rsidRPr="00000000" w14:paraId="000001ED">
      <w:pPr>
        <w:numPr>
          <w:ilvl w:val="0"/>
          <w:numId w:val="71"/>
        </w:numPr>
        <w:ind w:left="720" w:hanging="360"/>
        <w:rPr>
          <w:sz w:val="40"/>
          <w:szCs w:val="40"/>
          <w:highlight w:val="white"/>
        </w:rPr>
      </w:pPr>
      <w:r w:rsidDel="00000000" w:rsidR="00000000" w:rsidRPr="00000000">
        <w:rPr>
          <w:sz w:val="40"/>
          <w:szCs w:val="40"/>
          <w:highlight w:val="white"/>
          <w:rtl w:val="0"/>
        </w:rPr>
        <w:t xml:space="preserve">If we change a single letter in the plain or cipher text, then half of the bits in the plain or cipher text will change, ie high diffusion</w:t>
      </w:r>
    </w:p>
    <w:p w:rsidR="00000000" w:rsidDel="00000000" w:rsidP="00000000" w:rsidRDefault="00000000" w:rsidRPr="00000000" w14:paraId="000001EE">
      <w:pPr>
        <w:numPr>
          <w:ilvl w:val="0"/>
          <w:numId w:val="71"/>
        </w:numPr>
        <w:ind w:left="720" w:hanging="360"/>
        <w:rPr>
          <w:sz w:val="40"/>
          <w:szCs w:val="40"/>
          <w:highlight w:val="white"/>
          <w:u w:val="none"/>
        </w:rPr>
      </w:pPr>
      <w:r w:rsidDel="00000000" w:rsidR="00000000" w:rsidRPr="00000000">
        <w:rPr>
          <w:sz w:val="40"/>
          <w:szCs w:val="40"/>
          <w:highlight w:val="white"/>
          <w:rtl w:val="0"/>
        </w:rPr>
        <w:t xml:space="preserve">Immunity to insertion symbol</w:t>
      </w:r>
    </w:p>
    <w:p w:rsidR="00000000" w:rsidDel="00000000" w:rsidP="00000000" w:rsidRDefault="00000000" w:rsidRPr="00000000" w14:paraId="000001EF">
      <w:pPr>
        <w:ind w:left="0" w:firstLine="0"/>
        <w:rPr>
          <w:b w:val="1"/>
          <w:sz w:val="40"/>
          <w:szCs w:val="40"/>
          <w:highlight w:val="white"/>
          <w:u w:val="single"/>
        </w:rPr>
      </w:pPr>
      <w:r w:rsidDel="00000000" w:rsidR="00000000" w:rsidRPr="00000000">
        <w:rPr>
          <w:b w:val="1"/>
          <w:sz w:val="40"/>
          <w:szCs w:val="40"/>
          <w:highlight w:val="white"/>
          <w:u w:val="single"/>
          <w:rtl w:val="0"/>
        </w:rPr>
        <w:t xml:space="preserve">Disadvantages:</w:t>
      </w:r>
    </w:p>
    <w:p w:rsidR="00000000" w:rsidDel="00000000" w:rsidP="00000000" w:rsidRDefault="00000000" w:rsidRPr="00000000" w14:paraId="000001F0">
      <w:pPr>
        <w:numPr>
          <w:ilvl w:val="0"/>
          <w:numId w:val="77"/>
        </w:numPr>
        <w:ind w:left="720" w:hanging="360"/>
        <w:rPr>
          <w:sz w:val="40"/>
          <w:szCs w:val="40"/>
          <w:highlight w:val="white"/>
        </w:rPr>
      </w:pPr>
      <w:r w:rsidDel="00000000" w:rsidR="00000000" w:rsidRPr="00000000">
        <w:rPr>
          <w:sz w:val="40"/>
          <w:szCs w:val="40"/>
          <w:highlight w:val="white"/>
          <w:rtl w:val="0"/>
        </w:rPr>
        <w:t xml:space="preserve">Slower than stream</w:t>
      </w:r>
    </w:p>
    <w:p w:rsidR="00000000" w:rsidDel="00000000" w:rsidP="00000000" w:rsidRDefault="00000000" w:rsidRPr="00000000" w14:paraId="000001F1">
      <w:pPr>
        <w:numPr>
          <w:ilvl w:val="0"/>
          <w:numId w:val="77"/>
        </w:numPr>
        <w:ind w:left="720" w:hanging="360"/>
        <w:rPr>
          <w:sz w:val="40"/>
          <w:szCs w:val="40"/>
          <w:highlight w:val="white"/>
          <w:u w:val="none"/>
        </w:rPr>
      </w:pPr>
      <w:r w:rsidDel="00000000" w:rsidR="00000000" w:rsidRPr="00000000">
        <w:rPr>
          <w:sz w:val="40"/>
          <w:szCs w:val="40"/>
          <w:highlight w:val="white"/>
          <w:rtl w:val="0"/>
        </w:rPr>
        <w:t xml:space="preserve">Padding is required</w:t>
      </w:r>
    </w:p>
    <w:p w:rsidR="00000000" w:rsidDel="00000000" w:rsidP="00000000" w:rsidRDefault="00000000" w:rsidRPr="00000000" w14:paraId="000001F2">
      <w:pPr>
        <w:numPr>
          <w:ilvl w:val="0"/>
          <w:numId w:val="77"/>
        </w:numPr>
        <w:ind w:left="720" w:hanging="360"/>
        <w:rPr>
          <w:sz w:val="40"/>
          <w:szCs w:val="40"/>
          <w:highlight w:val="white"/>
          <w:u w:val="none"/>
        </w:rPr>
      </w:pPr>
      <w:r w:rsidDel="00000000" w:rsidR="00000000" w:rsidRPr="00000000">
        <w:rPr>
          <w:sz w:val="40"/>
          <w:szCs w:val="40"/>
          <w:highlight w:val="white"/>
          <w:rtl w:val="0"/>
        </w:rPr>
        <w:t xml:space="preserve">More prone to error propagation</w:t>
      </w:r>
      <w:r w:rsidDel="00000000" w:rsidR="00000000" w:rsidRPr="00000000">
        <w:rPr>
          <w:rtl w:val="0"/>
        </w:rPr>
      </w:r>
    </w:p>
    <w:p w:rsidR="00000000" w:rsidDel="00000000" w:rsidP="00000000" w:rsidRDefault="00000000" w:rsidRPr="00000000" w14:paraId="000001F3">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One time pad(OTP):</w:t>
      </w:r>
    </w:p>
    <w:p w:rsidR="00000000" w:rsidDel="00000000" w:rsidP="00000000" w:rsidRDefault="00000000" w:rsidRPr="00000000" w14:paraId="000001F4">
      <w:pPr>
        <w:ind w:left="0" w:firstLine="0"/>
        <w:rPr>
          <w:b w:val="1"/>
          <w:sz w:val="40"/>
          <w:szCs w:val="40"/>
          <w:highlight w:val="white"/>
          <w:u w:val="single"/>
        </w:rPr>
      </w:pPr>
      <w:r w:rsidDel="00000000" w:rsidR="00000000" w:rsidRPr="00000000">
        <w:rPr>
          <w:b w:val="1"/>
          <w:sz w:val="40"/>
          <w:szCs w:val="40"/>
          <w:highlight w:val="white"/>
          <w:u w:val="single"/>
          <w:rtl w:val="0"/>
        </w:rPr>
        <w:t xml:space="preserve">Definition:</w:t>
      </w:r>
    </w:p>
    <w:p w:rsidR="00000000" w:rsidDel="00000000" w:rsidP="00000000" w:rsidRDefault="00000000" w:rsidRPr="00000000" w14:paraId="000001F5">
      <w:pPr>
        <w:numPr>
          <w:ilvl w:val="0"/>
          <w:numId w:val="70"/>
        </w:numPr>
        <w:ind w:left="720" w:hanging="360"/>
        <w:rPr>
          <w:sz w:val="40"/>
          <w:szCs w:val="40"/>
          <w:highlight w:val="white"/>
        </w:rPr>
      </w:pPr>
      <w:r w:rsidDel="00000000" w:rsidR="00000000" w:rsidRPr="00000000">
        <w:rPr>
          <w:sz w:val="40"/>
          <w:szCs w:val="40"/>
          <w:highlight w:val="white"/>
          <w:rtl w:val="0"/>
        </w:rPr>
        <w:t xml:space="preserve">It is a type of a cipher which uses a key to encrypt the message. The receiver must also have the same pad to reverse the cipher.</w:t>
      </w:r>
    </w:p>
    <w:p w:rsidR="00000000" w:rsidDel="00000000" w:rsidP="00000000" w:rsidRDefault="00000000" w:rsidRPr="00000000" w14:paraId="000001F6">
      <w:pPr>
        <w:numPr>
          <w:ilvl w:val="0"/>
          <w:numId w:val="70"/>
        </w:numPr>
        <w:ind w:left="720" w:hanging="360"/>
        <w:rPr>
          <w:sz w:val="40"/>
          <w:szCs w:val="40"/>
          <w:highlight w:val="white"/>
          <w:u w:val="none"/>
        </w:rPr>
      </w:pPr>
      <w:r w:rsidDel="00000000" w:rsidR="00000000" w:rsidRPr="00000000">
        <w:rPr>
          <w:sz w:val="40"/>
          <w:szCs w:val="40"/>
          <w:highlight w:val="white"/>
          <w:rtl w:val="0"/>
        </w:rPr>
        <w:t xml:space="preserve">The uniqueness of this cipher is that it is nearly impossible to break. This is because the key is only and only used once and then it is destroyed.</w:t>
      </w:r>
    </w:p>
    <w:p w:rsidR="00000000" w:rsidDel="00000000" w:rsidP="00000000" w:rsidRDefault="00000000" w:rsidRPr="00000000" w14:paraId="000001F7">
      <w:pPr>
        <w:numPr>
          <w:ilvl w:val="0"/>
          <w:numId w:val="70"/>
        </w:numPr>
        <w:ind w:left="720" w:hanging="360"/>
        <w:rPr>
          <w:sz w:val="40"/>
          <w:szCs w:val="40"/>
          <w:highlight w:val="white"/>
          <w:u w:val="none"/>
        </w:rPr>
      </w:pPr>
      <w:r w:rsidDel="00000000" w:rsidR="00000000" w:rsidRPr="00000000">
        <w:rPr>
          <w:sz w:val="40"/>
          <w:szCs w:val="40"/>
          <w:highlight w:val="white"/>
          <w:rtl w:val="0"/>
        </w:rPr>
        <w:t xml:space="preserve">First deployed by the german diplomats to send and receive messages</w:t>
      </w:r>
    </w:p>
    <w:p w:rsidR="00000000" w:rsidDel="00000000" w:rsidP="00000000" w:rsidRDefault="00000000" w:rsidRPr="00000000" w14:paraId="000001F8">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Symmetric cryptographic algorithms:</w:t>
      </w:r>
    </w:p>
    <w:p w:rsidR="00000000" w:rsidDel="00000000" w:rsidP="00000000" w:rsidRDefault="00000000" w:rsidRPr="00000000" w14:paraId="000001F9">
      <w:pPr>
        <w:ind w:left="0" w:firstLine="0"/>
        <w:rPr>
          <w:sz w:val="40"/>
          <w:szCs w:val="40"/>
          <w:highlight w:val="white"/>
        </w:rPr>
      </w:pPr>
      <w:r w:rsidDel="00000000" w:rsidR="00000000" w:rsidRPr="00000000">
        <w:rPr>
          <w:b w:val="1"/>
          <w:sz w:val="40"/>
          <w:szCs w:val="40"/>
          <w:highlight w:val="white"/>
          <w:u w:val="single"/>
          <w:rtl w:val="0"/>
        </w:rPr>
        <w:t xml:space="preserve">Definitions:</w:t>
      </w:r>
      <w:r w:rsidDel="00000000" w:rsidR="00000000" w:rsidRPr="00000000">
        <w:rPr>
          <w:rtl w:val="0"/>
        </w:rPr>
      </w:r>
    </w:p>
    <w:tbl>
      <w:tblPr>
        <w:tblStyle w:val="Table8"/>
        <w:tblW w:w="11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333333333333"/>
        <w:gridCol w:w="7221.666666666668"/>
        <w:tblGridChange w:id="0">
          <w:tblGrid>
            <w:gridCol w:w="4748.333333333333"/>
            <w:gridCol w:w="7221.666666666668"/>
          </w:tblGrid>
        </w:tblGridChange>
      </w:tblGrid>
      <w:tr>
        <w:trPr>
          <w:cantSplit w:val="0"/>
          <w:trHeight w:val="4643.33333333332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jc w:val="center"/>
              <w:rPr>
                <w:sz w:val="40"/>
                <w:szCs w:val="40"/>
                <w:highlight w:val="white"/>
              </w:rPr>
            </w:pPr>
            <w:r w:rsidDel="00000000" w:rsidR="00000000" w:rsidRPr="00000000">
              <w:rPr>
                <w:sz w:val="40"/>
                <w:szCs w:val="40"/>
                <w:highlight w:val="white"/>
                <w:rtl w:val="0"/>
              </w:rPr>
              <w:t xml:space="preserve">They are those ciphers which use a single key to encrypt and decrypt the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sz w:val="40"/>
                <w:szCs w:val="40"/>
                <w:highlight w:val="white"/>
              </w:rPr>
            </w:pPr>
            <w:r w:rsidDel="00000000" w:rsidR="00000000" w:rsidRPr="00000000">
              <w:rPr>
                <w:sz w:val="40"/>
                <w:szCs w:val="40"/>
                <w:highlight w:val="white"/>
              </w:rPr>
              <w:drawing>
                <wp:inline distB="114300" distT="114300" distL="114300" distR="114300">
                  <wp:extent cx="4505325" cy="2588716"/>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05325" cy="25887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C">
      <w:pPr>
        <w:ind w:left="0" w:firstLine="0"/>
        <w:rPr>
          <w:b w:val="1"/>
          <w:sz w:val="40"/>
          <w:szCs w:val="40"/>
          <w:highlight w:val="white"/>
          <w:u w:val="single"/>
        </w:rPr>
      </w:pPr>
      <w:r w:rsidDel="00000000" w:rsidR="00000000" w:rsidRPr="00000000">
        <w:rPr>
          <w:b w:val="1"/>
          <w:sz w:val="40"/>
          <w:szCs w:val="40"/>
          <w:highlight w:val="white"/>
          <w:u w:val="single"/>
          <w:rtl w:val="0"/>
        </w:rPr>
        <w:t xml:space="preserve">Types:</w:t>
      </w:r>
    </w:p>
    <w:p w:rsidR="00000000" w:rsidDel="00000000" w:rsidP="00000000" w:rsidRDefault="00000000" w:rsidRPr="00000000" w14:paraId="000001FD">
      <w:pPr>
        <w:ind w:left="0" w:firstLine="0"/>
        <w:rPr>
          <w:sz w:val="40"/>
          <w:szCs w:val="40"/>
          <w:highlight w:val="white"/>
        </w:rPr>
      </w:pPr>
      <w:r w:rsidDel="00000000" w:rsidR="00000000" w:rsidRPr="00000000">
        <w:rPr>
          <w:sz w:val="40"/>
          <w:szCs w:val="40"/>
          <w:highlight w:val="white"/>
          <w:u w:val="single"/>
          <w:rtl w:val="0"/>
        </w:rPr>
        <w:t xml:space="preserve">DES:</w:t>
      </w:r>
      <w:r w:rsidDel="00000000" w:rsidR="00000000" w:rsidRPr="00000000">
        <w:rPr>
          <w:rtl w:val="0"/>
        </w:rPr>
      </w:r>
    </w:p>
    <w:p w:rsidR="00000000" w:rsidDel="00000000" w:rsidP="00000000" w:rsidRDefault="00000000" w:rsidRPr="00000000" w14:paraId="000001FE">
      <w:pPr>
        <w:ind w:left="0" w:firstLine="0"/>
        <w:rPr>
          <w:sz w:val="40"/>
          <w:szCs w:val="40"/>
          <w:highlight w:val="white"/>
        </w:rPr>
      </w:pPr>
      <w:r w:rsidDel="00000000" w:rsidR="00000000" w:rsidRPr="00000000">
        <w:rPr>
          <w:sz w:val="40"/>
          <w:szCs w:val="40"/>
          <w:highlight w:val="white"/>
          <w:rtl w:val="0"/>
        </w:rPr>
        <w:t xml:space="preserve">Definition:</w:t>
      </w:r>
    </w:p>
    <w:p w:rsidR="00000000" w:rsidDel="00000000" w:rsidP="00000000" w:rsidRDefault="00000000" w:rsidRPr="00000000" w14:paraId="000001FF">
      <w:pPr>
        <w:numPr>
          <w:ilvl w:val="0"/>
          <w:numId w:val="131"/>
        </w:numPr>
        <w:ind w:left="720" w:hanging="360"/>
        <w:rPr>
          <w:sz w:val="40"/>
          <w:szCs w:val="40"/>
          <w:highlight w:val="white"/>
          <w:u w:val="none"/>
        </w:rPr>
      </w:pPr>
      <w:r w:rsidDel="00000000" w:rsidR="00000000" w:rsidRPr="00000000">
        <w:rPr>
          <w:sz w:val="40"/>
          <w:szCs w:val="40"/>
          <w:highlight w:val="white"/>
          <w:rtl w:val="0"/>
        </w:rPr>
        <w:t xml:space="preserve">Stands for </w:t>
      </w:r>
      <w:r w:rsidDel="00000000" w:rsidR="00000000" w:rsidRPr="00000000">
        <w:rPr>
          <w:color w:val="0645ad"/>
          <w:sz w:val="40"/>
          <w:szCs w:val="40"/>
          <w:highlight w:val="white"/>
          <w:rtl w:val="0"/>
        </w:rPr>
        <w:t xml:space="preserve">Data Encryption standard.</w:t>
      </w:r>
    </w:p>
    <w:p w:rsidR="00000000" w:rsidDel="00000000" w:rsidP="00000000" w:rsidRDefault="00000000" w:rsidRPr="00000000" w14:paraId="00000200">
      <w:pPr>
        <w:numPr>
          <w:ilvl w:val="0"/>
          <w:numId w:val="131"/>
        </w:numPr>
        <w:ind w:left="720" w:hanging="360"/>
        <w:rPr>
          <w:sz w:val="40"/>
          <w:szCs w:val="40"/>
          <w:highlight w:val="white"/>
        </w:rPr>
      </w:pPr>
      <w:r w:rsidDel="00000000" w:rsidR="00000000" w:rsidRPr="00000000">
        <w:rPr>
          <w:sz w:val="40"/>
          <w:szCs w:val="40"/>
          <w:highlight w:val="white"/>
          <w:rtl w:val="0"/>
        </w:rPr>
        <w:t xml:space="preserve">It is part of the symmetric encryption family, which means that it uses 1 key encrypt and decrypt a messages</w:t>
      </w:r>
    </w:p>
    <w:p w:rsidR="00000000" w:rsidDel="00000000" w:rsidP="00000000" w:rsidRDefault="00000000" w:rsidRPr="00000000" w14:paraId="00000201">
      <w:pPr>
        <w:ind w:left="0" w:firstLine="0"/>
        <w:rPr>
          <w:sz w:val="40"/>
          <w:szCs w:val="40"/>
          <w:highlight w:val="white"/>
        </w:rPr>
      </w:pPr>
      <w:r w:rsidDel="00000000" w:rsidR="00000000" w:rsidRPr="00000000">
        <w:rPr>
          <w:sz w:val="40"/>
          <w:szCs w:val="40"/>
          <w:highlight w:val="white"/>
          <w:rtl w:val="0"/>
        </w:rPr>
        <w:t xml:space="preserve">Working:</w:t>
      </w:r>
    </w:p>
    <w:p w:rsidR="00000000" w:rsidDel="00000000" w:rsidP="00000000" w:rsidRDefault="00000000" w:rsidRPr="00000000" w14:paraId="00000202">
      <w:pPr>
        <w:numPr>
          <w:ilvl w:val="0"/>
          <w:numId w:val="125"/>
        </w:numPr>
        <w:ind w:left="720" w:hanging="360"/>
        <w:rPr>
          <w:sz w:val="40"/>
          <w:szCs w:val="40"/>
          <w:highlight w:val="white"/>
          <w:u w:val="none"/>
        </w:rPr>
      </w:pPr>
      <w:r w:rsidDel="00000000" w:rsidR="00000000" w:rsidRPr="00000000">
        <w:rPr>
          <w:sz w:val="40"/>
          <w:szCs w:val="40"/>
          <w:highlight w:val="white"/>
          <w:rtl w:val="0"/>
        </w:rPr>
        <w:t xml:space="preserve">First the plain text is broken into 64 bit chunks</w:t>
      </w:r>
    </w:p>
    <w:p w:rsidR="00000000" w:rsidDel="00000000" w:rsidP="00000000" w:rsidRDefault="00000000" w:rsidRPr="00000000" w14:paraId="00000203">
      <w:pPr>
        <w:numPr>
          <w:ilvl w:val="0"/>
          <w:numId w:val="125"/>
        </w:numPr>
        <w:ind w:left="720" w:hanging="360"/>
        <w:rPr>
          <w:sz w:val="40"/>
          <w:szCs w:val="40"/>
          <w:highlight w:val="white"/>
          <w:u w:val="none"/>
        </w:rPr>
      </w:pPr>
      <w:r w:rsidDel="00000000" w:rsidR="00000000" w:rsidRPr="00000000">
        <w:rPr>
          <w:sz w:val="40"/>
          <w:szCs w:val="40"/>
          <w:highlight w:val="white"/>
          <w:rtl w:val="0"/>
        </w:rPr>
        <w:t xml:space="preserve">Each segment is encrypted using a 56 bit key</w:t>
      </w:r>
    </w:p>
    <w:p w:rsidR="00000000" w:rsidDel="00000000" w:rsidP="00000000" w:rsidRDefault="00000000" w:rsidRPr="00000000" w14:paraId="00000204">
      <w:pPr>
        <w:numPr>
          <w:ilvl w:val="0"/>
          <w:numId w:val="125"/>
        </w:numPr>
        <w:ind w:left="720" w:hanging="360"/>
        <w:rPr>
          <w:sz w:val="40"/>
          <w:szCs w:val="40"/>
          <w:highlight w:val="white"/>
          <w:u w:val="none"/>
        </w:rPr>
      </w:pPr>
      <w:r w:rsidDel="00000000" w:rsidR="00000000" w:rsidRPr="00000000">
        <w:rPr>
          <w:sz w:val="40"/>
          <w:szCs w:val="40"/>
          <w:highlight w:val="white"/>
          <w:rtl w:val="0"/>
        </w:rPr>
        <w:t xml:space="preserve">It passes the segment through 16 rounds of encryption </w:t>
      </w:r>
    </w:p>
    <w:p w:rsidR="00000000" w:rsidDel="00000000" w:rsidP="00000000" w:rsidRDefault="00000000" w:rsidRPr="00000000" w14:paraId="00000205">
      <w:pPr>
        <w:ind w:left="0" w:firstLine="0"/>
        <w:rPr>
          <w:sz w:val="40"/>
          <w:szCs w:val="40"/>
          <w:highlight w:val="white"/>
          <w:u w:val="single"/>
        </w:rPr>
      </w:pPr>
      <w:r w:rsidDel="00000000" w:rsidR="00000000" w:rsidRPr="00000000">
        <w:rPr>
          <w:sz w:val="40"/>
          <w:szCs w:val="40"/>
          <w:highlight w:val="white"/>
          <w:u w:val="single"/>
          <w:rtl w:val="0"/>
        </w:rPr>
        <w:t xml:space="preserve">Double DES:</w:t>
      </w:r>
    </w:p>
    <w:p w:rsidR="00000000" w:rsidDel="00000000" w:rsidP="00000000" w:rsidRDefault="00000000" w:rsidRPr="00000000" w14:paraId="00000206">
      <w:pPr>
        <w:numPr>
          <w:ilvl w:val="0"/>
          <w:numId w:val="35"/>
        </w:numPr>
        <w:ind w:left="720" w:hanging="360"/>
        <w:rPr>
          <w:sz w:val="40"/>
          <w:szCs w:val="40"/>
          <w:highlight w:val="white"/>
        </w:rPr>
      </w:pPr>
      <w:r w:rsidDel="00000000" w:rsidR="00000000" w:rsidRPr="00000000">
        <w:rPr>
          <w:sz w:val="40"/>
          <w:szCs w:val="40"/>
          <w:highlight w:val="white"/>
          <w:rtl w:val="0"/>
        </w:rPr>
        <w:t xml:space="preserve">It has the same definition as DES , the key it creates has uses 2 sub keys</w:t>
      </w:r>
    </w:p>
    <w:p w:rsidR="00000000" w:rsidDel="00000000" w:rsidP="00000000" w:rsidRDefault="00000000" w:rsidRPr="00000000" w14:paraId="00000207">
      <w:pPr>
        <w:numPr>
          <w:ilvl w:val="0"/>
          <w:numId w:val="35"/>
        </w:numPr>
        <w:ind w:left="720" w:hanging="360"/>
        <w:rPr>
          <w:sz w:val="40"/>
          <w:szCs w:val="40"/>
          <w:highlight w:val="white"/>
          <w:u w:val="none"/>
        </w:rPr>
      </w:pPr>
      <w:r w:rsidDel="00000000" w:rsidR="00000000" w:rsidRPr="00000000">
        <w:rPr>
          <w:sz w:val="40"/>
          <w:szCs w:val="40"/>
          <w:highlight w:val="white"/>
          <w:rtl w:val="0"/>
        </w:rPr>
        <w:t xml:space="preserve">It also passes the chunk of data  through the encryption process 32 times, or 2 rounds.</w:t>
      </w:r>
      <w:r w:rsidDel="00000000" w:rsidR="00000000" w:rsidRPr="00000000">
        <w:rPr>
          <w:rtl w:val="0"/>
        </w:rPr>
      </w:r>
    </w:p>
    <w:p w:rsidR="00000000" w:rsidDel="00000000" w:rsidP="00000000" w:rsidRDefault="00000000" w:rsidRPr="00000000" w14:paraId="00000208">
      <w:pPr>
        <w:ind w:left="0" w:firstLine="0"/>
        <w:rPr>
          <w:sz w:val="40"/>
          <w:szCs w:val="40"/>
          <w:highlight w:val="white"/>
          <w:u w:val="single"/>
        </w:rPr>
      </w:pPr>
      <w:r w:rsidDel="00000000" w:rsidR="00000000" w:rsidRPr="00000000">
        <w:rPr>
          <w:sz w:val="40"/>
          <w:szCs w:val="40"/>
          <w:highlight w:val="white"/>
          <w:u w:val="single"/>
          <w:rtl w:val="0"/>
        </w:rPr>
        <w:t xml:space="preserve">Triple DES:</w:t>
      </w:r>
    </w:p>
    <w:p w:rsidR="00000000" w:rsidDel="00000000" w:rsidP="00000000" w:rsidRDefault="00000000" w:rsidRPr="00000000" w14:paraId="00000209">
      <w:pPr>
        <w:numPr>
          <w:ilvl w:val="0"/>
          <w:numId w:val="32"/>
        </w:numPr>
        <w:ind w:left="720" w:hanging="360"/>
        <w:rPr>
          <w:sz w:val="40"/>
          <w:szCs w:val="40"/>
          <w:highlight w:val="white"/>
        </w:rPr>
      </w:pPr>
      <w:r w:rsidDel="00000000" w:rsidR="00000000" w:rsidRPr="00000000">
        <w:rPr>
          <w:sz w:val="40"/>
          <w:szCs w:val="40"/>
          <w:highlight w:val="white"/>
          <w:rtl w:val="0"/>
        </w:rPr>
        <w:t xml:space="preserve">It has the same definition as DES, the key it creates has 3  sub keys</w:t>
      </w:r>
    </w:p>
    <w:p w:rsidR="00000000" w:rsidDel="00000000" w:rsidP="00000000" w:rsidRDefault="00000000" w:rsidRPr="00000000" w14:paraId="0000020A">
      <w:pPr>
        <w:numPr>
          <w:ilvl w:val="0"/>
          <w:numId w:val="32"/>
        </w:numPr>
        <w:ind w:left="720" w:hanging="360"/>
        <w:rPr>
          <w:sz w:val="40"/>
          <w:szCs w:val="40"/>
          <w:highlight w:val="white"/>
        </w:rPr>
      </w:pPr>
      <w:r w:rsidDel="00000000" w:rsidR="00000000" w:rsidRPr="00000000">
        <w:rPr>
          <w:sz w:val="40"/>
          <w:szCs w:val="40"/>
          <w:highlight w:val="white"/>
          <w:rtl w:val="0"/>
        </w:rPr>
        <w:t xml:space="preserve">It also passes the chunk of data  through the encryption process 48 times or 3 rounds.</w:t>
      </w:r>
      <w:r w:rsidDel="00000000" w:rsidR="00000000" w:rsidRPr="00000000">
        <w:rPr>
          <w:rtl w:val="0"/>
        </w:rPr>
      </w:r>
    </w:p>
    <w:p w:rsidR="00000000" w:rsidDel="00000000" w:rsidP="00000000" w:rsidRDefault="00000000" w:rsidRPr="00000000" w14:paraId="0000020B">
      <w:pPr>
        <w:ind w:left="0" w:firstLine="0"/>
        <w:rPr>
          <w:sz w:val="40"/>
          <w:szCs w:val="40"/>
          <w:highlight w:val="white"/>
          <w:u w:val="single"/>
        </w:rPr>
      </w:pPr>
      <w:r w:rsidDel="00000000" w:rsidR="00000000" w:rsidRPr="00000000">
        <w:rPr>
          <w:rtl w:val="0"/>
        </w:rPr>
      </w:r>
    </w:p>
    <w:p w:rsidR="00000000" w:rsidDel="00000000" w:rsidP="00000000" w:rsidRDefault="00000000" w:rsidRPr="00000000" w14:paraId="0000020C">
      <w:pPr>
        <w:ind w:left="0" w:firstLine="0"/>
        <w:rPr>
          <w:sz w:val="40"/>
          <w:szCs w:val="40"/>
          <w:highlight w:val="white"/>
          <w:u w:val="single"/>
        </w:rPr>
      </w:pPr>
      <w:r w:rsidDel="00000000" w:rsidR="00000000" w:rsidRPr="00000000">
        <w:rPr>
          <w:rtl w:val="0"/>
        </w:rPr>
      </w:r>
    </w:p>
    <w:p w:rsidR="00000000" w:rsidDel="00000000" w:rsidP="00000000" w:rsidRDefault="00000000" w:rsidRPr="00000000" w14:paraId="0000020D">
      <w:pPr>
        <w:ind w:left="0" w:firstLine="0"/>
        <w:rPr>
          <w:sz w:val="40"/>
          <w:szCs w:val="40"/>
          <w:highlight w:val="white"/>
          <w:u w:val="single"/>
        </w:rPr>
      </w:pPr>
      <w:r w:rsidDel="00000000" w:rsidR="00000000" w:rsidRPr="00000000">
        <w:rPr>
          <w:rtl w:val="0"/>
        </w:rPr>
      </w:r>
    </w:p>
    <w:p w:rsidR="00000000" w:rsidDel="00000000" w:rsidP="00000000" w:rsidRDefault="00000000" w:rsidRPr="00000000" w14:paraId="0000020E">
      <w:pPr>
        <w:ind w:left="0" w:firstLine="0"/>
        <w:rPr>
          <w:sz w:val="40"/>
          <w:szCs w:val="40"/>
          <w:highlight w:val="white"/>
          <w:u w:val="single"/>
        </w:rPr>
      </w:pPr>
      <w:r w:rsidDel="00000000" w:rsidR="00000000" w:rsidRPr="00000000">
        <w:rPr>
          <w:rtl w:val="0"/>
        </w:rPr>
      </w:r>
    </w:p>
    <w:p w:rsidR="00000000" w:rsidDel="00000000" w:rsidP="00000000" w:rsidRDefault="00000000" w:rsidRPr="00000000" w14:paraId="0000020F">
      <w:pPr>
        <w:ind w:left="0" w:firstLine="0"/>
        <w:rPr>
          <w:sz w:val="40"/>
          <w:szCs w:val="40"/>
          <w:highlight w:val="white"/>
          <w:u w:val="single"/>
        </w:rPr>
      </w:pPr>
      <w:r w:rsidDel="00000000" w:rsidR="00000000" w:rsidRPr="00000000">
        <w:rPr>
          <w:sz w:val="40"/>
          <w:szCs w:val="40"/>
          <w:highlight w:val="white"/>
          <w:u w:val="single"/>
          <w:rtl w:val="0"/>
        </w:rPr>
        <w:t xml:space="preserve">AES:</w:t>
      </w:r>
    </w:p>
    <w:p w:rsidR="00000000" w:rsidDel="00000000" w:rsidP="00000000" w:rsidRDefault="00000000" w:rsidRPr="00000000" w14:paraId="00000210">
      <w:pPr>
        <w:ind w:left="0" w:firstLine="0"/>
        <w:rPr>
          <w:sz w:val="40"/>
          <w:szCs w:val="40"/>
          <w:highlight w:val="white"/>
        </w:rPr>
      </w:pPr>
      <w:r w:rsidDel="00000000" w:rsidR="00000000" w:rsidRPr="00000000">
        <w:rPr>
          <w:sz w:val="40"/>
          <w:szCs w:val="40"/>
          <w:highlight w:val="white"/>
          <w:rtl w:val="0"/>
        </w:rPr>
        <w:t xml:space="preserve">Definition:</w:t>
      </w:r>
    </w:p>
    <w:p w:rsidR="00000000" w:rsidDel="00000000" w:rsidP="00000000" w:rsidRDefault="00000000" w:rsidRPr="00000000" w14:paraId="00000211">
      <w:pPr>
        <w:numPr>
          <w:ilvl w:val="0"/>
          <w:numId w:val="26"/>
        </w:numPr>
        <w:ind w:left="720" w:hanging="360"/>
        <w:rPr>
          <w:sz w:val="40"/>
          <w:szCs w:val="40"/>
          <w:highlight w:val="white"/>
          <w:u w:val="none"/>
        </w:rPr>
      </w:pPr>
      <w:r w:rsidDel="00000000" w:rsidR="00000000" w:rsidRPr="00000000">
        <w:rPr>
          <w:sz w:val="40"/>
          <w:szCs w:val="40"/>
          <w:highlight w:val="white"/>
          <w:rtl w:val="0"/>
        </w:rPr>
        <w:t xml:space="preserve">Stands for </w:t>
      </w:r>
      <w:r w:rsidDel="00000000" w:rsidR="00000000" w:rsidRPr="00000000">
        <w:rPr>
          <w:color w:val="0000ff"/>
          <w:sz w:val="40"/>
          <w:szCs w:val="40"/>
          <w:highlight w:val="white"/>
          <w:rtl w:val="0"/>
        </w:rPr>
        <w:t xml:space="preserve">Advanced encryption standard</w:t>
      </w:r>
    </w:p>
    <w:p w:rsidR="00000000" w:rsidDel="00000000" w:rsidP="00000000" w:rsidRDefault="00000000" w:rsidRPr="00000000" w14:paraId="00000212">
      <w:pPr>
        <w:numPr>
          <w:ilvl w:val="0"/>
          <w:numId w:val="26"/>
        </w:numPr>
        <w:ind w:left="720" w:hanging="360"/>
        <w:rPr>
          <w:sz w:val="40"/>
          <w:szCs w:val="40"/>
          <w:highlight w:val="white"/>
          <w:u w:val="none"/>
        </w:rPr>
      </w:pPr>
      <w:r w:rsidDel="00000000" w:rsidR="00000000" w:rsidRPr="00000000">
        <w:rPr>
          <w:sz w:val="40"/>
          <w:szCs w:val="40"/>
          <w:highlight w:val="white"/>
          <w:rtl w:val="0"/>
        </w:rPr>
        <w:t xml:space="preserve">Has never been broken, yet…</w:t>
      </w:r>
    </w:p>
    <w:p w:rsidR="00000000" w:rsidDel="00000000" w:rsidP="00000000" w:rsidRDefault="00000000" w:rsidRPr="00000000" w14:paraId="00000213">
      <w:pPr>
        <w:ind w:left="0" w:firstLine="0"/>
        <w:rPr>
          <w:sz w:val="40"/>
          <w:szCs w:val="40"/>
          <w:highlight w:val="white"/>
        </w:rPr>
      </w:pPr>
      <w:r w:rsidDel="00000000" w:rsidR="00000000" w:rsidRPr="00000000">
        <w:rPr>
          <w:sz w:val="40"/>
          <w:szCs w:val="40"/>
          <w:highlight w:val="white"/>
          <w:rtl w:val="0"/>
        </w:rPr>
        <w:t xml:space="preserve">Working:</w:t>
      </w:r>
    </w:p>
    <w:p w:rsidR="00000000" w:rsidDel="00000000" w:rsidP="00000000" w:rsidRDefault="00000000" w:rsidRPr="00000000" w14:paraId="00000214">
      <w:pPr>
        <w:numPr>
          <w:ilvl w:val="0"/>
          <w:numId w:val="92"/>
        </w:numPr>
        <w:ind w:left="720" w:hanging="360"/>
        <w:rPr>
          <w:sz w:val="40"/>
          <w:szCs w:val="40"/>
          <w:highlight w:val="white"/>
          <w:u w:val="none"/>
        </w:rPr>
      </w:pPr>
      <w:r w:rsidDel="00000000" w:rsidR="00000000" w:rsidRPr="00000000">
        <w:rPr>
          <w:sz w:val="40"/>
          <w:szCs w:val="40"/>
          <w:highlight w:val="white"/>
          <w:rtl w:val="0"/>
        </w:rPr>
        <w:t xml:space="preserve">First a block of 128 bits is select from the plain text</w:t>
      </w:r>
    </w:p>
    <w:p w:rsidR="00000000" w:rsidDel="00000000" w:rsidP="00000000" w:rsidRDefault="00000000" w:rsidRPr="00000000" w14:paraId="00000215">
      <w:pPr>
        <w:numPr>
          <w:ilvl w:val="0"/>
          <w:numId w:val="92"/>
        </w:numPr>
        <w:ind w:left="720" w:hanging="360"/>
        <w:rPr>
          <w:sz w:val="40"/>
          <w:szCs w:val="40"/>
          <w:highlight w:val="white"/>
          <w:u w:val="none"/>
        </w:rPr>
      </w:pPr>
      <w:r w:rsidDel="00000000" w:rsidR="00000000" w:rsidRPr="00000000">
        <w:rPr>
          <w:sz w:val="40"/>
          <w:szCs w:val="40"/>
          <w:highlight w:val="white"/>
          <w:rtl w:val="0"/>
        </w:rPr>
        <w:t xml:space="preserve">Encrypted using the selected key and then text passes through the corresponding rounds to produce the final output.</w:t>
      </w:r>
    </w:p>
    <w:p w:rsidR="00000000" w:rsidDel="00000000" w:rsidP="00000000" w:rsidRDefault="00000000" w:rsidRPr="00000000" w14:paraId="00000216">
      <w:pPr>
        <w:ind w:left="0" w:firstLine="0"/>
        <w:rPr>
          <w:sz w:val="40"/>
          <w:szCs w:val="40"/>
          <w:highlight w:val="white"/>
        </w:rPr>
      </w:pPr>
      <w:r w:rsidDel="00000000" w:rsidR="00000000" w:rsidRPr="00000000">
        <w:rPr>
          <w:sz w:val="40"/>
          <w:szCs w:val="40"/>
          <w:highlight w:val="white"/>
          <w:rtl w:val="0"/>
        </w:rPr>
        <w:t xml:space="preserve">Types:</w:t>
      </w:r>
    </w:p>
    <w:p w:rsidR="00000000" w:rsidDel="00000000" w:rsidP="00000000" w:rsidRDefault="00000000" w:rsidRPr="00000000" w14:paraId="00000217">
      <w:pPr>
        <w:numPr>
          <w:ilvl w:val="0"/>
          <w:numId w:val="53"/>
        </w:numPr>
        <w:ind w:left="720" w:hanging="360"/>
        <w:rPr>
          <w:sz w:val="40"/>
          <w:szCs w:val="40"/>
          <w:highlight w:val="white"/>
          <w:u w:val="none"/>
        </w:rPr>
      </w:pPr>
      <w:r w:rsidDel="00000000" w:rsidR="00000000" w:rsidRPr="00000000">
        <w:rPr>
          <w:sz w:val="40"/>
          <w:szCs w:val="40"/>
          <w:highlight w:val="white"/>
          <w:rtl w:val="0"/>
        </w:rPr>
        <w:t xml:space="preserve">AES-128: has a key size of 128 bits and  performs 9 rounds of encryption.</w:t>
      </w:r>
    </w:p>
    <w:p w:rsidR="00000000" w:rsidDel="00000000" w:rsidP="00000000" w:rsidRDefault="00000000" w:rsidRPr="00000000" w14:paraId="00000218">
      <w:pPr>
        <w:numPr>
          <w:ilvl w:val="0"/>
          <w:numId w:val="53"/>
        </w:numPr>
        <w:ind w:left="720" w:hanging="360"/>
        <w:rPr>
          <w:sz w:val="40"/>
          <w:szCs w:val="40"/>
          <w:highlight w:val="white"/>
          <w:u w:val="none"/>
        </w:rPr>
      </w:pPr>
      <w:r w:rsidDel="00000000" w:rsidR="00000000" w:rsidRPr="00000000">
        <w:rPr>
          <w:sz w:val="40"/>
          <w:szCs w:val="40"/>
          <w:highlight w:val="white"/>
          <w:rtl w:val="0"/>
        </w:rPr>
        <w:t xml:space="preserve">AES-192: has a key size of 192 bits and performs 11 rounds of encryption.</w:t>
      </w:r>
    </w:p>
    <w:p w:rsidR="00000000" w:rsidDel="00000000" w:rsidP="00000000" w:rsidRDefault="00000000" w:rsidRPr="00000000" w14:paraId="00000219">
      <w:pPr>
        <w:numPr>
          <w:ilvl w:val="0"/>
          <w:numId w:val="53"/>
        </w:numPr>
        <w:ind w:left="720" w:hanging="360"/>
        <w:rPr>
          <w:sz w:val="40"/>
          <w:szCs w:val="40"/>
          <w:highlight w:val="white"/>
          <w:u w:val="none"/>
        </w:rPr>
      </w:pPr>
      <w:r w:rsidDel="00000000" w:rsidR="00000000" w:rsidRPr="00000000">
        <w:rPr>
          <w:sz w:val="40"/>
          <w:szCs w:val="40"/>
          <w:highlight w:val="white"/>
          <w:rtl w:val="0"/>
        </w:rPr>
        <w:t xml:space="preserve">AES-256: has a key size of 256 bits and performa 13 rounds of encryption.</w:t>
      </w:r>
    </w:p>
    <w:p w:rsidR="00000000" w:rsidDel="00000000" w:rsidP="00000000" w:rsidRDefault="00000000" w:rsidRPr="00000000" w14:paraId="0000021A">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1B">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1C">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1D">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1E">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1F">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20">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21">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22">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23">
      <w:pPr>
        <w:ind w:left="0" w:firstLine="0"/>
        <w:rPr>
          <w:sz w:val="40"/>
          <w:szCs w:val="40"/>
          <w:highlight w:val="white"/>
        </w:rPr>
      </w:pPr>
      <w:r w:rsidDel="00000000" w:rsidR="00000000" w:rsidRPr="00000000">
        <w:rPr>
          <w:b w:val="1"/>
          <w:sz w:val="40"/>
          <w:szCs w:val="40"/>
          <w:highlight w:val="white"/>
          <w:u w:val="single"/>
          <w:rtl w:val="0"/>
        </w:rPr>
        <w:t xml:space="preserve">Main difference between AES and DES:</w:t>
      </w:r>
      <w:r w:rsidDel="00000000" w:rsidR="00000000" w:rsidRPr="00000000">
        <w:rPr>
          <w:rtl w:val="0"/>
        </w:rPr>
      </w:r>
    </w:p>
    <w:tbl>
      <w:tblPr>
        <w:tblStyle w:val="Table9"/>
        <w:tblW w:w="11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70"/>
        <w:tblGridChange w:id="0">
          <w:tblGrid>
            <w:gridCol w:w="11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sz w:val="40"/>
                <w:szCs w:val="40"/>
                <w:highlight w:val="white"/>
              </w:rPr>
            </w:pPr>
            <w:r w:rsidDel="00000000" w:rsidR="00000000" w:rsidRPr="00000000">
              <w:rPr>
                <w:sz w:val="40"/>
                <w:szCs w:val="40"/>
                <w:highlight w:val="white"/>
              </w:rPr>
              <w:drawing>
                <wp:inline distB="114300" distT="114300" distL="114300" distR="114300">
                  <wp:extent cx="7428524" cy="4710450"/>
                  <wp:effectExtent b="0" l="0" r="0" t="0"/>
                  <wp:docPr id="18" name="image9.jpg"/>
                  <a:graphic>
                    <a:graphicData uri="http://schemas.openxmlformats.org/drawingml/2006/picture">
                      <pic:pic>
                        <pic:nvPicPr>
                          <pic:cNvPr id="0" name="image9.jpg"/>
                          <pic:cNvPicPr preferRelativeResize="0"/>
                        </pic:nvPicPr>
                        <pic:blipFill>
                          <a:blip r:embed="rId14"/>
                          <a:srcRect b="0" l="9723" r="12919" t="12811"/>
                          <a:stretch>
                            <a:fillRect/>
                          </a:stretch>
                        </pic:blipFill>
                        <pic:spPr>
                          <a:xfrm>
                            <a:off x="0" y="0"/>
                            <a:ext cx="7428524" cy="4710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5">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6">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7">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8">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9">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A">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B">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C">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D">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2E">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Asymmetric cryptographic Algorithms:</w:t>
      </w:r>
    </w:p>
    <w:tbl>
      <w:tblPr>
        <w:tblStyle w:val="Table10"/>
        <w:tblW w:w="11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5.09756097561"/>
        <w:gridCol w:w="4594.902439024391"/>
        <w:tblGridChange w:id="0">
          <w:tblGrid>
            <w:gridCol w:w="7375.09756097561"/>
            <w:gridCol w:w="4594.9024390243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color w:val="0000ff"/>
                <w:sz w:val="40"/>
                <w:szCs w:val="40"/>
                <w:highlight w:val="white"/>
                <w:u w:val="single"/>
              </w:rPr>
            </w:pPr>
            <w:r w:rsidDel="00000000" w:rsidR="00000000" w:rsidRPr="00000000">
              <w:rPr>
                <w:sz w:val="40"/>
                <w:szCs w:val="40"/>
                <w:highlight w:val="white"/>
              </w:rPr>
              <w:drawing>
                <wp:inline distB="114300" distT="114300" distL="114300" distR="114300">
                  <wp:extent cx="4537323" cy="2686050"/>
                  <wp:effectExtent b="0" l="0" r="0" t="0"/>
                  <wp:docPr id="5" name="image11.png"/>
                  <a:graphic>
                    <a:graphicData uri="http://schemas.openxmlformats.org/drawingml/2006/picture">
                      <pic:pic>
                        <pic:nvPicPr>
                          <pic:cNvPr id="0" name="image11.png"/>
                          <pic:cNvPicPr preferRelativeResize="0"/>
                        </pic:nvPicPr>
                        <pic:blipFill>
                          <a:blip r:embed="rId15"/>
                          <a:srcRect b="3755" l="3431" r="5009" t="20242"/>
                          <a:stretch>
                            <a:fillRect/>
                          </a:stretch>
                        </pic:blipFill>
                        <pic:spPr>
                          <a:xfrm>
                            <a:off x="0" y="0"/>
                            <a:ext cx="4537323" cy="2686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jc w:val="center"/>
              <w:rPr>
                <w:sz w:val="40"/>
                <w:szCs w:val="40"/>
                <w:highlight w:val="white"/>
              </w:rPr>
            </w:pPr>
            <w:r w:rsidDel="00000000" w:rsidR="00000000" w:rsidRPr="00000000">
              <w:rPr>
                <w:sz w:val="40"/>
                <w:szCs w:val="40"/>
                <w:highlight w:val="white"/>
                <w:rtl w:val="0"/>
              </w:rPr>
              <w:t xml:space="preserve">They are those ciphers and algorithms which use 2 keys to encrypt and decrypt.</w:t>
            </w:r>
          </w:p>
        </w:tc>
      </w:tr>
    </w:tbl>
    <w:p w:rsidR="00000000" w:rsidDel="00000000" w:rsidP="00000000" w:rsidRDefault="00000000" w:rsidRPr="00000000" w14:paraId="00000231">
      <w:pPr>
        <w:numPr>
          <w:ilvl w:val="0"/>
          <w:numId w:val="33"/>
        </w:numPr>
        <w:ind w:left="720" w:hanging="360"/>
        <w:rPr>
          <w:sz w:val="40"/>
          <w:szCs w:val="40"/>
          <w:highlight w:val="white"/>
          <w:u w:val="none"/>
        </w:rPr>
      </w:pPr>
      <w:r w:rsidDel="00000000" w:rsidR="00000000" w:rsidRPr="00000000">
        <w:rPr>
          <w:sz w:val="40"/>
          <w:szCs w:val="40"/>
          <w:highlight w:val="white"/>
          <w:rtl w:val="0"/>
        </w:rPr>
        <w:t xml:space="preserve">One key is known by everyone on the network, aka the public key.</w:t>
      </w:r>
    </w:p>
    <w:p w:rsidR="00000000" w:rsidDel="00000000" w:rsidP="00000000" w:rsidRDefault="00000000" w:rsidRPr="00000000" w14:paraId="00000232">
      <w:pPr>
        <w:numPr>
          <w:ilvl w:val="0"/>
          <w:numId w:val="33"/>
        </w:numPr>
        <w:ind w:left="720" w:hanging="360"/>
        <w:rPr>
          <w:sz w:val="40"/>
          <w:szCs w:val="40"/>
          <w:highlight w:val="white"/>
          <w:u w:val="none"/>
        </w:rPr>
      </w:pPr>
      <w:r w:rsidDel="00000000" w:rsidR="00000000" w:rsidRPr="00000000">
        <w:rPr>
          <w:sz w:val="40"/>
          <w:szCs w:val="40"/>
          <w:highlight w:val="white"/>
          <w:rtl w:val="0"/>
        </w:rPr>
        <w:t xml:space="preserve">One key is known by only the user or holder, aka the private key</w:t>
      </w:r>
    </w:p>
    <w:p w:rsidR="00000000" w:rsidDel="00000000" w:rsidP="00000000" w:rsidRDefault="00000000" w:rsidRPr="00000000" w14:paraId="00000233">
      <w:pPr>
        <w:ind w:left="0" w:firstLine="0"/>
        <w:rPr>
          <w:b w:val="1"/>
          <w:sz w:val="40"/>
          <w:szCs w:val="40"/>
          <w:highlight w:val="white"/>
          <w:u w:val="single"/>
        </w:rPr>
      </w:pPr>
      <w:r w:rsidDel="00000000" w:rsidR="00000000" w:rsidRPr="00000000">
        <w:rPr>
          <w:b w:val="1"/>
          <w:sz w:val="40"/>
          <w:szCs w:val="40"/>
          <w:highlight w:val="white"/>
          <w:u w:val="single"/>
          <w:rtl w:val="0"/>
        </w:rPr>
        <w:t xml:space="preserve">Digital Signature Algorithm:</w:t>
      </w:r>
    </w:p>
    <w:p w:rsidR="00000000" w:rsidDel="00000000" w:rsidP="00000000" w:rsidRDefault="00000000" w:rsidRPr="00000000" w14:paraId="00000234">
      <w:pPr>
        <w:numPr>
          <w:ilvl w:val="0"/>
          <w:numId w:val="129"/>
        </w:numPr>
        <w:ind w:left="720" w:hanging="360"/>
        <w:rPr>
          <w:sz w:val="40"/>
          <w:szCs w:val="40"/>
          <w:highlight w:val="white"/>
        </w:rPr>
      </w:pPr>
      <w:r w:rsidDel="00000000" w:rsidR="00000000" w:rsidRPr="00000000">
        <w:rPr>
          <w:sz w:val="40"/>
          <w:szCs w:val="40"/>
          <w:highlight w:val="white"/>
          <w:rtl w:val="0"/>
        </w:rPr>
        <w:t xml:space="preserve">A </w:t>
      </w:r>
      <w:r w:rsidDel="00000000" w:rsidR="00000000" w:rsidRPr="00000000">
        <w:rPr>
          <w:color w:val="0645ad"/>
          <w:sz w:val="40"/>
          <w:szCs w:val="40"/>
          <w:highlight w:val="white"/>
          <w:rtl w:val="0"/>
        </w:rPr>
        <w:t xml:space="preserve">digital signature </w:t>
      </w:r>
      <w:r w:rsidDel="00000000" w:rsidR="00000000" w:rsidRPr="00000000">
        <w:rPr>
          <w:sz w:val="40"/>
          <w:szCs w:val="40"/>
          <w:highlight w:val="white"/>
          <w:rtl w:val="0"/>
        </w:rPr>
        <w:t xml:space="preserve">is a mathematical technique used to verify people on the internet.</w:t>
      </w:r>
      <w:r w:rsidDel="00000000" w:rsidR="00000000" w:rsidRPr="00000000">
        <w:rPr>
          <w:rtl w:val="0"/>
        </w:rPr>
      </w:r>
    </w:p>
    <w:p w:rsidR="00000000" w:rsidDel="00000000" w:rsidP="00000000" w:rsidRDefault="00000000" w:rsidRPr="00000000" w14:paraId="00000235">
      <w:pPr>
        <w:numPr>
          <w:ilvl w:val="0"/>
          <w:numId w:val="129"/>
        </w:numPr>
        <w:ind w:left="720" w:hanging="360"/>
        <w:rPr>
          <w:sz w:val="40"/>
          <w:szCs w:val="40"/>
          <w:highlight w:val="white"/>
        </w:rPr>
      </w:pPr>
      <w:r w:rsidDel="00000000" w:rsidR="00000000" w:rsidRPr="00000000">
        <w:rPr>
          <w:sz w:val="40"/>
          <w:szCs w:val="40"/>
          <w:highlight w:val="white"/>
          <w:rtl w:val="0"/>
        </w:rPr>
        <w:t xml:space="preserve">A </w:t>
      </w:r>
      <w:r w:rsidDel="00000000" w:rsidR="00000000" w:rsidRPr="00000000">
        <w:rPr>
          <w:color w:val="0000ff"/>
          <w:sz w:val="40"/>
          <w:szCs w:val="40"/>
          <w:highlight w:val="white"/>
          <w:rtl w:val="0"/>
        </w:rPr>
        <w:t xml:space="preserve">digital signature</w:t>
      </w:r>
      <w:r w:rsidDel="00000000" w:rsidR="00000000" w:rsidRPr="00000000">
        <w:rPr>
          <w:sz w:val="40"/>
          <w:szCs w:val="40"/>
          <w:highlight w:val="white"/>
          <w:rtl w:val="0"/>
        </w:rPr>
        <w:t xml:space="preserve"> can:</w:t>
      </w:r>
    </w:p>
    <w:p w:rsidR="00000000" w:rsidDel="00000000" w:rsidP="00000000" w:rsidRDefault="00000000" w:rsidRPr="00000000" w14:paraId="00000236">
      <w:pPr>
        <w:numPr>
          <w:ilvl w:val="0"/>
          <w:numId w:val="89"/>
        </w:numPr>
        <w:ind w:left="1440" w:hanging="360"/>
        <w:rPr>
          <w:sz w:val="40"/>
          <w:szCs w:val="40"/>
          <w:highlight w:val="white"/>
          <w:u w:val="none"/>
        </w:rPr>
      </w:pPr>
      <w:r w:rsidDel="00000000" w:rsidR="00000000" w:rsidRPr="00000000">
        <w:rPr>
          <w:sz w:val="40"/>
          <w:szCs w:val="40"/>
          <w:highlight w:val="white"/>
          <w:rtl w:val="0"/>
        </w:rPr>
        <w:t xml:space="preserve"> Verify the sender</w:t>
      </w:r>
    </w:p>
    <w:p w:rsidR="00000000" w:rsidDel="00000000" w:rsidP="00000000" w:rsidRDefault="00000000" w:rsidRPr="00000000" w14:paraId="00000237">
      <w:pPr>
        <w:numPr>
          <w:ilvl w:val="0"/>
          <w:numId w:val="89"/>
        </w:numPr>
        <w:ind w:left="1440" w:hanging="360"/>
        <w:rPr>
          <w:sz w:val="40"/>
          <w:szCs w:val="40"/>
          <w:highlight w:val="white"/>
          <w:u w:val="none"/>
        </w:rPr>
      </w:pPr>
      <w:r w:rsidDel="00000000" w:rsidR="00000000" w:rsidRPr="00000000">
        <w:rPr>
          <w:sz w:val="40"/>
          <w:szCs w:val="40"/>
          <w:highlight w:val="white"/>
          <w:rtl w:val="0"/>
        </w:rPr>
        <w:t xml:space="preserve">The sender can never disown the message</w:t>
      </w:r>
    </w:p>
    <w:p w:rsidR="00000000" w:rsidDel="00000000" w:rsidP="00000000" w:rsidRDefault="00000000" w:rsidRPr="00000000" w14:paraId="00000238">
      <w:pPr>
        <w:numPr>
          <w:ilvl w:val="0"/>
          <w:numId w:val="89"/>
        </w:numPr>
        <w:ind w:left="1440" w:hanging="360"/>
        <w:rPr>
          <w:sz w:val="40"/>
          <w:szCs w:val="40"/>
          <w:highlight w:val="white"/>
          <w:u w:val="none"/>
        </w:rPr>
      </w:pPr>
      <w:r w:rsidDel="00000000" w:rsidR="00000000" w:rsidRPr="00000000">
        <w:rPr>
          <w:sz w:val="40"/>
          <w:szCs w:val="40"/>
          <w:highlight w:val="white"/>
          <w:rtl w:val="0"/>
        </w:rPr>
        <w:t xml:space="preserve">Prove the integrity of the message</w:t>
      </w:r>
    </w:p>
    <w:p w:rsidR="00000000" w:rsidDel="00000000" w:rsidP="00000000" w:rsidRDefault="00000000" w:rsidRPr="00000000" w14:paraId="00000239">
      <w:pPr>
        <w:numPr>
          <w:ilvl w:val="0"/>
          <w:numId w:val="31"/>
        </w:numPr>
        <w:ind w:left="720" w:hanging="360"/>
        <w:rPr>
          <w:sz w:val="40"/>
          <w:szCs w:val="40"/>
          <w:highlight w:val="white"/>
          <w:u w:val="none"/>
        </w:rPr>
      </w:pPr>
      <w:r w:rsidDel="00000000" w:rsidR="00000000" w:rsidRPr="00000000">
        <w:rPr>
          <w:sz w:val="40"/>
          <w:szCs w:val="40"/>
          <w:highlight w:val="white"/>
          <w:rtl w:val="0"/>
        </w:rPr>
        <w:t xml:space="preserve">There are 4  primary condition, which validate the use of DS:</w:t>
      </w:r>
    </w:p>
    <w:p w:rsidR="00000000" w:rsidDel="00000000" w:rsidP="00000000" w:rsidRDefault="00000000" w:rsidRPr="00000000" w14:paraId="0000023A">
      <w:pPr>
        <w:numPr>
          <w:ilvl w:val="0"/>
          <w:numId w:val="132"/>
        </w:numPr>
        <w:ind w:left="1440" w:hanging="360"/>
        <w:rPr>
          <w:sz w:val="40"/>
          <w:szCs w:val="40"/>
          <w:highlight w:val="white"/>
          <w:u w:val="none"/>
        </w:rPr>
      </w:pPr>
      <w:r w:rsidDel="00000000" w:rsidR="00000000" w:rsidRPr="00000000">
        <w:rPr>
          <w:sz w:val="40"/>
          <w:szCs w:val="40"/>
          <w:highlight w:val="white"/>
          <w:rtl w:val="0"/>
        </w:rPr>
        <w:t xml:space="preserve">If someone signs a message with a unique signature, then no one on the network must be able to sign a message with the same signature.</w:t>
      </w:r>
    </w:p>
    <w:p w:rsidR="00000000" w:rsidDel="00000000" w:rsidP="00000000" w:rsidRDefault="00000000" w:rsidRPr="00000000" w14:paraId="0000023B">
      <w:pPr>
        <w:numPr>
          <w:ilvl w:val="0"/>
          <w:numId w:val="132"/>
        </w:numPr>
        <w:ind w:left="1440" w:hanging="360"/>
        <w:rPr>
          <w:sz w:val="40"/>
          <w:szCs w:val="40"/>
          <w:highlight w:val="white"/>
          <w:u w:val="none"/>
        </w:rPr>
      </w:pPr>
      <w:r w:rsidDel="00000000" w:rsidR="00000000" w:rsidRPr="00000000">
        <w:rPr>
          <w:sz w:val="40"/>
          <w:szCs w:val="40"/>
          <w:highlight w:val="white"/>
          <w:rtl w:val="0"/>
        </w:rPr>
        <w:t xml:space="preserve">It must be authentic; if a person receives a digitally signed message, he must be able to reverse the encryption and authenticate the sender</w:t>
      </w:r>
    </w:p>
    <w:p w:rsidR="00000000" w:rsidDel="00000000" w:rsidP="00000000" w:rsidRDefault="00000000" w:rsidRPr="00000000" w14:paraId="0000023C">
      <w:pPr>
        <w:numPr>
          <w:ilvl w:val="0"/>
          <w:numId w:val="132"/>
        </w:numPr>
        <w:ind w:left="1440" w:hanging="360"/>
        <w:rPr>
          <w:sz w:val="40"/>
          <w:szCs w:val="40"/>
          <w:highlight w:val="white"/>
          <w:u w:val="none"/>
        </w:rPr>
      </w:pPr>
      <w:r w:rsidDel="00000000" w:rsidR="00000000" w:rsidRPr="00000000">
        <w:rPr>
          <w:sz w:val="40"/>
          <w:szCs w:val="40"/>
          <w:highlight w:val="white"/>
          <w:rtl w:val="0"/>
        </w:rPr>
        <w:t xml:space="preserve">It must not be alterable by anyone </w:t>
      </w:r>
    </w:p>
    <w:p w:rsidR="00000000" w:rsidDel="00000000" w:rsidP="00000000" w:rsidRDefault="00000000" w:rsidRPr="00000000" w14:paraId="0000023D">
      <w:pPr>
        <w:numPr>
          <w:ilvl w:val="0"/>
          <w:numId w:val="132"/>
        </w:numPr>
        <w:ind w:left="1440" w:hanging="360"/>
        <w:rPr>
          <w:sz w:val="40"/>
          <w:szCs w:val="40"/>
          <w:highlight w:val="white"/>
          <w:u w:val="none"/>
        </w:rPr>
      </w:pPr>
      <w:r w:rsidDel="00000000" w:rsidR="00000000" w:rsidRPr="00000000">
        <w:rPr>
          <w:sz w:val="40"/>
          <w:szCs w:val="40"/>
          <w:highlight w:val="white"/>
          <w:rtl w:val="0"/>
        </w:rPr>
        <w:t xml:space="preserve">It must not be reusable</w:t>
      </w:r>
    </w:p>
    <w:p w:rsidR="00000000" w:rsidDel="00000000" w:rsidP="00000000" w:rsidRDefault="00000000" w:rsidRPr="00000000" w14:paraId="0000023E">
      <w:pPr>
        <w:ind w:left="0" w:firstLine="0"/>
        <w:rPr>
          <w:b w:val="1"/>
          <w:sz w:val="40"/>
          <w:szCs w:val="40"/>
          <w:highlight w:val="white"/>
          <w:u w:val="single"/>
        </w:rPr>
      </w:pPr>
      <w:r w:rsidDel="00000000" w:rsidR="00000000" w:rsidRPr="00000000">
        <w:rPr>
          <w:b w:val="1"/>
          <w:sz w:val="40"/>
          <w:szCs w:val="40"/>
          <w:highlight w:val="white"/>
          <w:u w:val="single"/>
          <w:rtl w:val="0"/>
        </w:rPr>
        <w:t xml:space="preserve">Working:</w:t>
      </w:r>
    </w:p>
    <w:p w:rsidR="00000000" w:rsidDel="00000000" w:rsidP="00000000" w:rsidRDefault="00000000" w:rsidRPr="00000000" w14:paraId="0000023F">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After a message has been written, a digest is generated</w:t>
      </w:r>
    </w:p>
    <w:p w:rsidR="00000000" w:rsidDel="00000000" w:rsidP="00000000" w:rsidRDefault="00000000" w:rsidRPr="00000000" w14:paraId="00000240">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The digest is encrypted with the sender's private key</w:t>
      </w:r>
    </w:p>
    <w:p w:rsidR="00000000" w:rsidDel="00000000" w:rsidP="00000000" w:rsidRDefault="00000000" w:rsidRPr="00000000" w14:paraId="00000241">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The message and the encrypted digest(now known as a digital signature) is sent to the receiver.</w:t>
      </w:r>
    </w:p>
    <w:p w:rsidR="00000000" w:rsidDel="00000000" w:rsidP="00000000" w:rsidRDefault="00000000" w:rsidRPr="00000000" w14:paraId="00000242">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The receiver then decrypts the signature using his/her own public key, which reveals the digest.</w:t>
      </w:r>
    </w:p>
    <w:p w:rsidR="00000000" w:rsidDel="00000000" w:rsidP="00000000" w:rsidRDefault="00000000" w:rsidRPr="00000000" w14:paraId="00000243">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If the message cannot be decrypted that means that the message was not sent by the sender, but by someone else.</w:t>
      </w:r>
    </w:p>
    <w:p w:rsidR="00000000" w:rsidDel="00000000" w:rsidP="00000000" w:rsidRDefault="00000000" w:rsidRPr="00000000" w14:paraId="00000244">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The message is then hashed again with the same algorithm the sender used.</w:t>
      </w:r>
    </w:p>
    <w:p w:rsidR="00000000" w:rsidDel="00000000" w:rsidP="00000000" w:rsidRDefault="00000000" w:rsidRPr="00000000" w14:paraId="00000245">
      <w:pPr>
        <w:numPr>
          <w:ilvl w:val="0"/>
          <w:numId w:val="15"/>
        </w:numPr>
        <w:ind w:left="720" w:hanging="360"/>
        <w:rPr>
          <w:sz w:val="40"/>
          <w:szCs w:val="40"/>
          <w:highlight w:val="white"/>
          <w:u w:val="none"/>
        </w:rPr>
      </w:pPr>
      <w:r w:rsidDel="00000000" w:rsidR="00000000" w:rsidRPr="00000000">
        <w:rPr>
          <w:sz w:val="40"/>
          <w:szCs w:val="40"/>
          <w:highlight w:val="white"/>
          <w:rtl w:val="0"/>
        </w:rPr>
        <w:t xml:space="preserve">If the digest match then the message is authenticated, otherwise that means that the message has been tampered </w:t>
      </w:r>
    </w:p>
    <w:p w:rsidR="00000000" w:rsidDel="00000000" w:rsidP="00000000" w:rsidRDefault="00000000" w:rsidRPr="00000000" w14:paraId="00000246">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Cryptoanalysis:</w:t>
      </w:r>
    </w:p>
    <w:p w:rsidR="00000000" w:rsidDel="00000000" w:rsidP="00000000" w:rsidRDefault="00000000" w:rsidRPr="00000000" w14:paraId="00000247">
      <w:pPr>
        <w:numPr>
          <w:ilvl w:val="0"/>
          <w:numId w:val="136"/>
        </w:numPr>
        <w:ind w:left="720" w:hanging="360"/>
        <w:rPr>
          <w:sz w:val="40"/>
          <w:szCs w:val="40"/>
          <w:highlight w:val="white"/>
          <w:u w:val="none"/>
        </w:rPr>
      </w:pPr>
      <w:r w:rsidDel="00000000" w:rsidR="00000000" w:rsidRPr="00000000">
        <w:rPr>
          <w:sz w:val="40"/>
          <w:szCs w:val="40"/>
          <w:highlight w:val="white"/>
          <w:rtl w:val="0"/>
        </w:rPr>
        <w:t xml:space="preserve">It is the field of cryptography that deals with the reverse engineering of cryptographic algorithms.</w:t>
      </w:r>
    </w:p>
    <w:p w:rsidR="00000000" w:rsidDel="00000000" w:rsidP="00000000" w:rsidRDefault="00000000" w:rsidRPr="00000000" w14:paraId="00000248">
      <w:pPr>
        <w:numPr>
          <w:ilvl w:val="0"/>
          <w:numId w:val="136"/>
        </w:numPr>
        <w:ind w:left="720" w:hanging="360"/>
        <w:rPr>
          <w:sz w:val="40"/>
          <w:szCs w:val="40"/>
          <w:highlight w:val="white"/>
          <w:u w:val="none"/>
        </w:rPr>
      </w:pPr>
      <w:r w:rsidDel="00000000" w:rsidR="00000000" w:rsidRPr="00000000">
        <w:rPr>
          <w:sz w:val="40"/>
          <w:szCs w:val="40"/>
          <w:highlight w:val="white"/>
          <w:rtl w:val="0"/>
        </w:rPr>
        <w:t xml:space="preserve">It involves tedious process of:</w:t>
      </w:r>
    </w:p>
    <w:p w:rsidR="00000000" w:rsidDel="00000000" w:rsidP="00000000" w:rsidRDefault="00000000" w:rsidRPr="00000000" w14:paraId="00000249">
      <w:pPr>
        <w:numPr>
          <w:ilvl w:val="0"/>
          <w:numId w:val="36"/>
        </w:numPr>
        <w:ind w:left="1440" w:hanging="360"/>
        <w:rPr>
          <w:sz w:val="40"/>
          <w:szCs w:val="40"/>
          <w:highlight w:val="white"/>
          <w:u w:val="none"/>
        </w:rPr>
      </w:pPr>
      <w:r w:rsidDel="00000000" w:rsidR="00000000" w:rsidRPr="00000000">
        <w:rPr>
          <w:sz w:val="40"/>
          <w:szCs w:val="40"/>
          <w:highlight w:val="white"/>
          <w:rtl w:val="0"/>
        </w:rPr>
        <w:t xml:space="preserve">Recognizing patterns </w:t>
      </w:r>
    </w:p>
    <w:p w:rsidR="00000000" w:rsidDel="00000000" w:rsidP="00000000" w:rsidRDefault="00000000" w:rsidRPr="00000000" w14:paraId="0000024A">
      <w:pPr>
        <w:numPr>
          <w:ilvl w:val="0"/>
          <w:numId w:val="36"/>
        </w:numPr>
        <w:ind w:left="1440" w:hanging="360"/>
        <w:rPr>
          <w:sz w:val="40"/>
          <w:szCs w:val="40"/>
          <w:highlight w:val="white"/>
          <w:u w:val="none"/>
        </w:rPr>
      </w:pPr>
      <w:r w:rsidDel="00000000" w:rsidR="00000000" w:rsidRPr="00000000">
        <w:rPr>
          <w:sz w:val="40"/>
          <w:szCs w:val="40"/>
          <w:highlight w:val="white"/>
          <w:rtl w:val="0"/>
        </w:rPr>
        <w:t xml:space="preserve">Analysing unusual frequency patterns and meanings</w:t>
      </w:r>
    </w:p>
    <w:p w:rsidR="00000000" w:rsidDel="00000000" w:rsidP="00000000" w:rsidRDefault="00000000" w:rsidRPr="00000000" w14:paraId="0000024B">
      <w:pPr>
        <w:numPr>
          <w:ilvl w:val="0"/>
          <w:numId w:val="36"/>
        </w:numPr>
        <w:ind w:left="1440" w:hanging="360"/>
        <w:rPr>
          <w:sz w:val="40"/>
          <w:szCs w:val="40"/>
          <w:highlight w:val="white"/>
          <w:u w:val="none"/>
        </w:rPr>
      </w:pPr>
      <w:r w:rsidDel="00000000" w:rsidR="00000000" w:rsidRPr="00000000">
        <w:rPr>
          <w:sz w:val="40"/>
          <w:szCs w:val="40"/>
          <w:highlight w:val="white"/>
          <w:rtl w:val="0"/>
        </w:rPr>
        <w:t xml:space="preserve">Deciphering a key to break the algorithm</w:t>
      </w:r>
    </w:p>
    <w:p w:rsidR="00000000" w:rsidDel="00000000" w:rsidP="00000000" w:rsidRDefault="00000000" w:rsidRPr="00000000" w14:paraId="0000024C">
      <w:pPr>
        <w:numPr>
          <w:ilvl w:val="0"/>
          <w:numId w:val="36"/>
        </w:numPr>
        <w:ind w:left="1440" w:hanging="360"/>
        <w:rPr>
          <w:sz w:val="40"/>
          <w:szCs w:val="40"/>
          <w:highlight w:val="white"/>
          <w:u w:val="none"/>
        </w:rPr>
      </w:pPr>
      <w:r w:rsidDel="00000000" w:rsidR="00000000" w:rsidRPr="00000000">
        <w:rPr>
          <w:sz w:val="40"/>
          <w:szCs w:val="40"/>
          <w:highlight w:val="white"/>
          <w:rtl w:val="0"/>
        </w:rPr>
        <w:t xml:space="preserve">Searching and identifying weakness of a system </w:t>
      </w:r>
    </w:p>
    <w:p w:rsidR="00000000" w:rsidDel="00000000" w:rsidP="00000000" w:rsidRDefault="00000000" w:rsidRPr="00000000" w14:paraId="0000024D">
      <w:pPr>
        <w:numPr>
          <w:ilvl w:val="0"/>
          <w:numId w:val="36"/>
        </w:numPr>
        <w:ind w:left="1440" w:hanging="360"/>
        <w:rPr>
          <w:sz w:val="40"/>
          <w:szCs w:val="40"/>
          <w:highlight w:val="white"/>
          <w:u w:val="none"/>
        </w:rPr>
      </w:pPr>
      <w:r w:rsidDel="00000000" w:rsidR="00000000" w:rsidRPr="00000000">
        <w:rPr>
          <w:sz w:val="40"/>
          <w:szCs w:val="40"/>
          <w:highlight w:val="white"/>
          <w:rtl w:val="0"/>
        </w:rPr>
        <w:t xml:space="preserve">Searching and identifying weakness of an algorithm.</w:t>
      </w:r>
    </w:p>
    <w:p w:rsidR="00000000" w:rsidDel="00000000" w:rsidP="00000000" w:rsidRDefault="00000000" w:rsidRPr="00000000" w14:paraId="0000024E">
      <w:pPr>
        <w:ind w:left="0" w:firstLine="0"/>
        <w:jc w:val="center"/>
        <w:rPr>
          <w:b w:val="1"/>
          <w:color w:val="0000ff"/>
          <w:sz w:val="40"/>
          <w:szCs w:val="40"/>
          <w:highlight w:val="white"/>
          <w:u w:val="single"/>
        </w:rPr>
      </w:pPr>
      <w:r w:rsidDel="00000000" w:rsidR="00000000" w:rsidRPr="00000000">
        <w:rPr>
          <w:b w:val="1"/>
          <w:color w:val="0000ff"/>
          <w:sz w:val="40"/>
          <w:szCs w:val="40"/>
          <w:highlight w:val="white"/>
          <w:u w:val="single"/>
          <w:rtl w:val="0"/>
        </w:rPr>
        <w:t xml:space="preserve">Chapter 4: Network based attacks:</w:t>
      </w:r>
      <w:r w:rsidDel="00000000" w:rsidR="00000000" w:rsidRPr="00000000">
        <w:drawing>
          <wp:anchor allowOverlap="1" behindDoc="0" distB="114300" distT="114300" distL="114300" distR="114300" hidden="0" layoutInCell="1" locked="0" relativeHeight="0" simplePos="0">
            <wp:simplePos x="0" y="0"/>
            <wp:positionH relativeFrom="column">
              <wp:posOffset>-50886</wp:posOffset>
            </wp:positionH>
            <wp:positionV relativeFrom="paragraph">
              <wp:posOffset>556821</wp:posOffset>
            </wp:positionV>
            <wp:extent cx="7600950" cy="3962400"/>
            <wp:effectExtent b="0" l="0" r="0" t="0"/>
            <wp:wrapTopAndBottom distB="114300" distT="11430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7600950" cy="3962400"/>
                    </a:xfrm>
                    <a:prstGeom prst="rect"/>
                    <a:ln/>
                  </pic:spPr>
                </pic:pic>
              </a:graphicData>
            </a:graphic>
          </wp:anchor>
        </w:drawing>
      </w:r>
    </w:p>
    <w:p w:rsidR="00000000" w:rsidDel="00000000" w:rsidP="00000000" w:rsidRDefault="00000000" w:rsidRPr="00000000" w14:paraId="0000024F">
      <w:pPr>
        <w:numPr>
          <w:ilvl w:val="0"/>
          <w:numId w:val="118"/>
        </w:numPr>
        <w:ind w:left="720" w:hanging="360"/>
        <w:rPr>
          <w:sz w:val="40"/>
          <w:szCs w:val="40"/>
          <w:highlight w:val="white"/>
        </w:rPr>
      </w:pPr>
      <w:r w:rsidDel="00000000" w:rsidR="00000000" w:rsidRPr="00000000">
        <w:rPr>
          <w:sz w:val="40"/>
          <w:szCs w:val="40"/>
          <w:highlight w:val="white"/>
          <w:rtl w:val="0"/>
        </w:rPr>
        <w:t xml:space="preserve">There are 3 main classifications of network based attacks:</w:t>
      </w:r>
    </w:p>
    <w:p w:rsidR="00000000" w:rsidDel="00000000" w:rsidP="00000000" w:rsidRDefault="00000000" w:rsidRPr="00000000" w14:paraId="00000250">
      <w:pPr>
        <w:numPr>
          <w:ilvl w:val="0"/>
          <w:numId w:val="50"/>
        </w:numPr>
        <w:ind w:left="1440" w:hanging="360"/>
        <w:rPr>
          <w:sz w:val="40"/>
          <w:szCs w:val="40"/>
          <w:highlight w:val="white"/>
          <w:u w:val="none"/>
        </w:rPr>
      </w:pPr>
      <w:r w:rsidDel="00000000" w:rsidR="00000000" w:rsidRPr="00000000">
        <w:rPr>
          <w:sz w:val="40"/>
          <w:szCs w:val="40"/>
          <w:highlight w:val="white"/>
          <w:rtl w:val="0"/>
        </w:rPr>
        <w:t xml:space="preserve">Interception attacks</w:t>
      </w:r>
    </w:p>
    <w:p w:rsidR="00000000" w:rsidDel="00000000" w:rsidP="00000000" w:rsidRDefault="00000000" w:rsidRPr="00000000" w14:paraId="00000251">
      <w:pPr>
        <w:numPr>
          <w:ilvl w:val="0"/>
          <w:numId w:val="50"/>
        </w:numPr>
        <w:ind w:left="1440" w:hanging="360"/>
        <w:rPr>
          <w:sz w:val="40"/>
          <w:szCs w:val="40"/>
          <w:highlight w:val="white"/>
          <w:u w:val="none"/>
        </w:rPr>
      </w:pPr>
      <w:r w:rsidDel="00000000" w:rsidR="00000000" w:rsidRPr="00000000">
        <w:rPr>
          <w:sz w:val="40"/>
          <w:szCs w:val="40"/>
          <w:highlight w:val="white"/>
          <w:rtl w:val="0"/>
        </w:rPr>
        <w:t xml:space="preserve">Poisoning attacks</w:t>
      </w:r>
    </w:p>
    <w:p w:rsidR="00000000" w:rsidDel="00000000" w:rsidP="00000000" w:rsidRDefault="00000000" w:rsidRPr="00000000" w14:paraId="00000252">
      <w:pPr>
        <w:numPr>
          <w:ilvl w:val="0"/>
          <w:numId w:val="50"/>
        </w:numPr>
        <w:ind w:left="1440" w:hanging="360"/>
        <w:rPr>
          <w:sz w:val="40"/>
          <w:szCs w:val="40"/>
          <w:highlight w:val="white"/>
          <w:u w:val="none"/>
        </w:rPr>
      </w:pPr>
      <w:r w:rsidDel="00000000" w:rsidR="00000000" w:rsidRPr="00000000">
        <w:rPr>
          <w:sz w:val="40"/>
          <w:szCs w:val="40"/>
          <w:highlight w:val="white"/>
          <w:rtl w:val="0"/>
        </w:rPr>
        <w:t xml:space="preserve">Server attacks</w:t>
      </w:r>
    </w:p>
    <w:p w:rsidR="00000000" w:rsidDel="00000000" w:rsidP="00000000" w:rsidRDefault="00000000" w:rsidRPr="00000000" w14:paraId="00000253">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54">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55">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56">
      <w:pPr>
        <w:ind w:left="0" w:firstLine="0"/>
        <w:rPr>
          <w:color w:val="0000ff"/>
          <w:sz w:val="40"/>
          <w:szCs w:val="40"/>
          <w:highlight w:val="white"/>
          <w:u w:val="single"/>
        </w:rPr>
      </w:pPr>
      <w:r w:rsidDel="00000000" w:rsidR="00000000" w:rsidRPr="00000000">
        <w:rPr>
          <w:rtl w:val="0"/>
        </w:rPr>
      </w:r>
    </w:p>
    <w:p w:rsidR="00000000" w:rsidDel="00000000" w:rsidP="00000000" w:rsidRDefault="00000000" w:rsidRPr="00000000" w14:paraId="00000257">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Interception attacks:</w:t>
      </w:r>
    </w:p>
    <w:p w:rsidR="00000000" w:rsidDel="00000000" w:rsidP="00000000" w:rsidRDefault="00000000" w:rsidRPr="00000000" w14:paraId="00000258">
      <w:pPr>
        <w:ind w:left="0" w:firstLine="0"/>
        <w:rPr>
          <w:b w:val="1"/>
          <w:sz w:val="40"/>
          <w:szCs w:val="40"/>
          <w:highlight w:val="white"/>
          <w:u w:val="single"/>
        </w:rPr>
      </w:pPr>
      <w:r w:rsidDel="00000000" w:rsidR="00000000" w:rsidRPr="00000000">
        <w:rPr>
          <w:b w:val="1"/>
          <w:sz w:val="40"/>
          <w:szCs w:val="40"/>
          <w:highlight w:val="white"/>
          <w:u w:val="single"/>
          <w:rtl w:val="0"/>
        </w:rPr>
        <w:t xml:space="preserve">Definition:</w:t>
      </w:r>
    </w:p>
    <w:p w:rsidR="00000000" w:rsidDel="00000000" w:rsidP="00000000" w:rsidRDefault="00000000" w:rsidRPr="00000000" w14:paraId="00000259">
      <w:pPr>
        <w:numPr>
          <w:ilvl w:val="0"/>
          <w:numId w:val="21"/>
        </w:numPr>
        <w:ind w:left="720" w:hanging="360"/>
        <w:rPr>
          <w:sz w:val="40"/>
          <w:szCs w:val="40"/>
          <w:highlight w:val="white"/>
        </w:rPr>
      </w:pPr>
      <w:r w:rsidDel="00000000" w:rsidR="00000000" w:rsidRPr="00000000">
        <w:rPr>
          <w:sz w:val="40"/>
          <w:szCs w:val="40"/>
          <w:highlight w:val="white"/>
          <w:rtl w:val="0"/>
        </w:rPr>
        <w:t xml:space="preserve">Interception attacks are those attacks which focus on coming into the communication links between the sender(s) and receiver(s) in order to steal or extract information or data.</w:t>
      </w:r>
    </w:p>
    <w:p w:rsidR="00000000" w:rsidDel="00000000" w:rsidP="00000000" w:rsidRDefault="00000000" w:rsidRPr="00000000" w14:paraId="0000025A">
      <w:pPr>
        <w:ind w:left="0" w:firstLine="0"/>
        <w:rPr>
          <w:sz w:val="40"/>
          <w:szCs w:val="40"/>
          <w:highlight w:val="white"/>
        </w:rPr>
      </w:pPr>
      <w:r w:rsidDel="00000000" w:rsidR="00000000" w:rsidRPr="00000000">
        <w:rPr>
          <w:rtl w:val="0"/>
        </w:rPr>
      </w:r>
    </w:p>
    <w:p w:rsidR="00000000" w:rsidDel="00000000" w:rsidP="00000000" w:rsidRDefault="00000000" w:rsidRPr="00000000" w14:paraId="0000025B">
      <w:pPr>
        <w:ind w:left="0" w:firstLine="0"/>
        <w:rPr>
          <w:b w:val="1"/>
          <w:sz w:val="40"/>
          <w:szCs w:val="40"/>
          <w:highlight w:val="white"/>
          <w:u w:val="single"/>
        </w:rPr>
      </w:pPr>
      <w:r w:rsidDel="00000000" w:rsidR="00000000" w:rsidRPr="00000000">
        <w:rPr>
          <w:b w:val="1"/>
          <w:sz w:val="40"/>
          <w:szCs w:val="40"/>
          <w:highlight w:val="white"/>
          <w:u w:val="single"/>
          <w:rtl w:val="0"/>
        </w:rPr>
        <w:t xml:space="preserve">What makes a network susceptible to Interception attacks?(NEEds to be revisited)</w:t>
      </w:r>
    </w:p>
    <w:p w:rsidR="00000000" w:rsidDel="00000000" w:rsidP="00000000" w:rsidRDefault="00000000" w:rsidRPr="00000000" w14:paraId="0000025C">
      <w:pPr>
        <w:numPr>
          <w:ilvl w:val="0"/>
          <w:numId w:val="114"/>
        </w:numPr>
        <w:ind w:left="720" w:hanging="360"/>
        <w:rPr>
          <w:sz w:val="40"/>
          <w:szCs w:val="40"/>
          <w:highlight w:val="white"/>
        </w:rPr>
      </w:pPr>
      <w:r w:rsidDel="00000000" w:rsidR="00000000" w:rsidRPr="00000000">
        <w:rPr>
          <w:sz w:val="40"/>
          <w:szCs w:val="40"/>
          <w:highlight w:val="white"/>
          <w:rtl w:val="0"/>
        </w:rPr>
        <w:t xml:space="preserve">A large network means that there are points of contact from where the attacks can launch the attack.</w:t>
      </w:r>
    </w:p>
    <w:p w:rsidR="00000000" w:rsidDel="00000000" w:rsidP="00000000" w:rsidRDefault="00000000" w:rsidRPr="00000000" w14:paraId="0000025D">
      <w:pPr>
        <w:ind w:left="0" w:firstLine="0"/>
        <w:rPr>
          <w:b w:val="1"/>
          <w:sz w:val="40"/>
          <w:szCs w:val="40"/>
          <w:highlight w:val="white"/>
          <w:u w:val="single"/>
        </w:rPr>
      </w:pPr>
      <w:r w:rsidDel="00000000" w:rsidR="00000000" w:rsidRPr="00000000">
        <w:rPr>
          <w:b w:val="1"/>
          <w:sz w:val="40"/>
          <w:szCs w:val="40"/>
          <w:highlight w:val="white"/>
          <w:u w:val="single"/>
          <w:rtl w:val="0"/>
        </w:rPr>
        <w:t xml:space="preserve">TYPES:</w:t>
      </w:r>
    </w:p>
    <w:p w:rsidR="00000000" w:rsidDel="00000000" w:rsidP="00000000" w:rsidRDefault="00000000" w:rsidRPr="00000000" w14:paraId="0000025E">
      <w:pPr>
        <w:ind w:left="0" w:firstLine="0"/>
        <w:rPr>
          <w:sz w:val="40"/>
          <w:szCs w:val="40"/>
          <w:highlight w:val="white"/>
        </w:rPr>
      </w:pPr>
      <w:r w:rsidDel="00000000" w:rsidR="00000000" w:rsidRPr="00000000">
        <w:rPr>
          <w:sz w:val="40"/>
          <w:szCs w:val="40"/>
          <w:highlight w:val="white"/>
          <w:u w:val="single"/>
          <w:rtl w:val="0"/>
        </w:rPr>
        <w:t xml:space="preserve">Man in the middle:</w:t>
      </w:r>
      <w:r w:rsidDel="00000000" w:rsidR="00000000" w:rsidRPr="00000000">
        <w:rPr>
          <w:rtl w:val="0"/>
        </w:rPr>
      </w:r>
    </w:p>
    <w:p w:rsidR="00000000" w:rsidDel="00000000" w:rsidP="00000000" w:rsidRDefault="00000000" w:rsidRPr="00000000" w14:paraId="0000025F">
      <w:pPr>
        <w:numPr>
          <w:ilvl w:val="0"/>
          <w:numId w:val="137"/>
        </w:numPr>
        <w:ind w:left="720" w:hanging="360"/>
        <w:rPr>
          <w:sz w:val="40"/>
          <w:szCs w:val="40"/>
          <w:highlight w:val="white"/>
          <w:u w:val="none"/>
        </w:rPr>
      </w:pPr>
      <w:r w:rsidDel="00000000" w:rsidR="00000000" w:rsidRPr="00000000">
        <w:rPr>
          <w:sz w:val="40"/>
          <w:szCs w:val="40"/>
          <w:highlight w:val="white"/>
          <w:rtl w:val="0"/>
        </w:rPr>
        <w:t xml:space="preserve">It is a type of interception attack where an attacker positions himself/herself between the sending and receiving party.</w:t>
      </w:r>
    </w:p>
    <w:p w:rsidR="00000000" w:rsidDel="00000000" w:rsidP="00000000" w:rsidRDefault="00000000" w:rsidRPr="00000000" w14:paraId="00000260">
      <w:pPr>
        <w:numPr>
          <w:ilvl w:val="0"/>
          <w:numId w:val="137"/>
        </w:numPr>
        <w:ind w:left="720" w:hanging="360"/>
        <w:rPr>
          <w:sz w:val="40"/>
          <w:szCs w:val="40"/>
          <w:highlight w:val="white"/>
          <w:u w:val="none"/>
        </w:rPr>
      </w:pPr>
      <w:r w:rsidDel="00000000" w:rsidR="00000000" w:rsidRPr="00000000">
        <w:rPr>
          <w:sz w:val="40"/>
          <w:szCs w:val="40"/>
          <w:highlight w:val="white"/>
          <w:rtl w:val="0"/>
        </w:rPr>
        <w:t xml:space="preserve">Both the parties do not know that the messages have been breached.</w:t>
      </w:r>
    </w:p>
    <w:p w:rsidR="00000000" w:rsidDel="00000000" w:rsidP="00000000" w:rsidRDefault="00000000" w:rsidRPr="00000000" w14:paraId="00000261">
      <w:pPr>
        <w:numPr>
          <w:ilvl w:val="0"/>
          <w:numId w:val="137"/>
        </w:numPr>
        <w:ind w:left="720" w:hanging="360"/>
        <w:rPr>
          <w:sz w:val="40"/>
          <w:szCs w:val="40"/>
          <w:highlight w:val="white"/>
          <w:u w:val="none"/>
        </w:rPr>
      </w:pPr>
      <w:r w:rsidDel="00000000" w:rsidR="00000000" w:rsidRPr="00000000">
        <w:rPr>
          <w:sz w:val="40"/>
          <w:szCs w:val="40"/>
          <w:highlight w:val="white"/>
          <w:rtl w:val="0"/>
        </w:rPr>
        <w:t xml:space="preserve">The attacker is able to send forged messages to the sender, acting as the receiver. And vice versa</w:t>
      </w:r>
    </w:p>
    <w:p w:rsidR="00000000" w:rsidDel="00000000" w:rsidP="00000000" w:rsidRDefault="00000000" w:rsidRPr="00000000" w14:paraId="00000262">
      <w:pPr>
        <w:ind w:left="0" w:firstLine="0"/>
        <w:rPr>
          <w:sz w:val="40"/>
          <w:szCs w:val="40"/>
          <w:highlight w:val="white"/>
          <w:u w:val="single"/>
        </w:rPr>
      </w:pPr>
      <w:r w:rsidDel="00000000" w:rsidR="00000000" w:rsidRPr="00000000">
        <w:rPr>
          <w:sz w:val="40"/>
          <w:szCs w:val="40"/>
          <w:highlight w:val="white"/>
          <w:u w:val="single"/>
          <w:rtl w:val="0"/>
        </w:rPr>
        <w:t xml:space="preserve">Man in the browser:</w:t>
      </w:r>
    </w:p>
    <w:p w:rsidR="00000000" w:rsidDel="00000000" w:rsidP="00000000" w:rsidRDefault="00000000" w:rsidRPr="00000000" w14:paraId="00000263">
      <w:pPr>
        <w:numPr>
          <w:ilvl w:val="0"/>
          <w:numId w:val="111"/>
        </w:numPr>
        <w:ind w:left="720" w:hanging="360"/>
        <w:rPr>
          <w:sz w:val="40"/>
          <w:szCs w:val="40"/>
          <w:highlight w:val="white"/>
          <w:u w:val="none"/>
        </w:rPr>
      </w:pPr>
      <w:r w:rsidDel="00000000" w:rsidR="00000000" w:rsidRPr="00000000">
        <w:rPr>
          <w:sz w:val="40"/>
          <w:szCs w:val="40"/>
          <w:highlight w:val="white"/>
          <w:rtl w:val="0"/>
        </w:rPr>
        <w:t xml:space="preserve">It is a type of interception attack where an attacker positions an trojan between the web browser and the security mechanisms of the computer</w:t>
      </w:r>
    </w:p>
    <w:p w:rsidR="00000000" w:rsidDel="00000000" w:rsidP="00000000" w:rsidRDefault="00000000" w:rsidRPr="00000000" w14:paraId="00000264">
      <w:pPr>
        <w:numPr>
          <w:ilvl w:val="0"/>
          <w:numId w:val="111"/>
        </w:numPr>
        <w:ind w:left="720" w:hanging="360"/>
        <w:rPr>
          <w:sz w:val="40"/>
          <w:szCs w:val="40"/>
          <w:highlight w:val="white"/>
          <w:u w:val="none"/>
        </w:rPr>
      </w:pPr>
      <w:r w:rsidDel="00000000" w:rsidR="00000000" w:rsidRPr="00000000">
        <w:rPr>
          <w:sz w:val="40"/>
          <w:szCs w:val="40"/>
          <w:highlight w:val="white"/>
          <w:rtl w:val="0"/>
        </w:rPr>
        <w:t xml:space="preserve">This is done to manipulate and steal information, mainly internet fund transactions</w:t>
      </w:r>
    </w:p>
    <w:p w:rsidR="00000000" w:rsidDel="00000000" w:rsidP="00000000" w:rsidRDefault="00000000" w:rsidRPr="00000000" w14:paraId="00000265">
      <w:pPr>
        <w:ind w:left="0" w:firstLine="0"/>
        <w:rPr>
          <w:sz w:val="40"/>
          <w:szCs w:val="40"/>
          <w:highlight w:val="white"/>
        </w:rPr>
      </w:pPr>
      <w:r w:rsidDel="00000000" w:rsidR="00000000" w:rsidRPr="00000000">
        <w:rPr>
          <w:sz w:val="40"/>
          <w:szCs w:val="40"/>
          <w:highlight w:val="white"/>
          <w:rtl w:val="0"/>
        </w:rPr>
        <w:t xml:space="preserve">Working:</w:t>
      </w:r>
    </w:p>
    <w:p w:rsidR="00000000" w:rsidDel="00000000" w:rsidP="00000000" w:rsidRDefault="00000000" w:rsidRPr="00000000" w14:paraId="00000266">
      <w:pPr>
        <w:numPr>
          <w:ilvl w:val="0"/>
          <w:numId w:val="76"/>
        </w:numPr>
        <w:ind w:left="720" w:hanging="360"/>
        <w:rPr>
          <w:sz w:val="40"/>
          <w:szCs w:val="40"/>
          <w:highlight w:val="white"/>
          <w:u w:val="none"/>
        </w:rPr>
      </w:pPr>
      <w:r w:rsidDel="00000000" w:rsidR="00000000" w:rsidRPr="00000000">
        <w:rPr>
          <w:sz w:val="40"/>
          <w:szCs w:val="40"/>
          <w:highlight w:val="white"/>
          <w:rtl w:val="0"/>
        </w:rPr>
        <w:t xml:space="preserve">A trojan infects a the systems target, which then install an extension to the browser,</w:t>
      </w:r>
    </w:p>
    <w:p w:rsidR="00000000" w:rsidDel="00000000" w:rsidP="00000000" w:rsidRDefault="00000000" w:rsidRPr="00000000" w14:paraId="00000267">
      <w:pPr>
        <w:numPr>
          <w:ilvl w:val="0"/>
          <w:numId w:val="76"/>
        </w:numPr>
        <w:ind w:left="720" w:hanging="360"/>
        <w:rPr>
          <w:sz w:val="40"/>
          <w:szCs w:val="40"/>
          <w:highlight w:val="white"/>
          <w:u w:val="none"/>
        </w:rPr>
      </w:pPr>
      <w:r w:rsidDel="00000000" w:rsidR="00000000" w:rsidRPr="00000000">
        <w:rPr>
          <w:sz w:val="40"/>
          <w:szCs w:val="40"/>
          <w:highlight w:val="white"/>
          <w:rtl w:val="0"/>
        </w:rPr>
        <w:t xml:space="preserve"> Now the virus waits, until the user visits a webpage that can be exploited to.</w:t>
      </w:r>
    </w:p>
    <w:p w:rsidR="00000000" w:rsidDel="00000000" w:rsidP="00000000" w:rsidRDefault="00000000" w:rsidRPr="00000000" w14:paraId="00000268">
      <w:pPr>
        <w:numPr>
          <w:ilvl w:val="0"/>
          <w:numId w:val="76"/>
        </w:numPr>
        <w:ind w:left="720" w:hanging="360"/>
        <w:rPr>
          <w:sz w:val="40"/>
          <w:szCs w:val="40"/>
          <w:highlight w:val="white"/>
          <w:u w:val="none"/>
        </w:rPr>
      </w:pPr>
      <w:r w:rsidDel="00000000" w:rsidR="00000000" w:rsidRPr="00000000">
        <w:rPr>
          <w:sz w:val="40"/>
          <w:szCs w:val="40"/>
          <w:highlight w:val="white"/>
          <w:rtl w:val="0"/>
        </w:rPr>
        <w:t xml:space="preserve">After the user enters his account number, password, and anything of importance.</w:t>
      </w:r>
    </w:p>
    <w:p w:rsidR="00000000" w:rsidDel="00000000" w:rsidP="00000000" w:rsidRDefault="00000000" w:rsidRPr="00000000" w14:paraId="00000269">
      <w:pPr>
        <w:numPr>
          <w:ilvl w:val="0"/>
          <w:numId w:val="76"/>
        </w:numPr>
        <w:ind w:left="720" w:hanging="360"/>
        <w:rPr>
          <w:sz w:val="40"/>
          <w:szCs w:val="40"/>
          <w:highlight w:val="white"/>
          <w:u w:val="none"/>
        </w:rPr>
      </w:pPr>
      <w:r w:rsidDel="00000000" w:rsidR="00000000" w:rsidRPr="00000000">
        <w:rPr>
          <w:sz w:val="40"/>
          <w:szCs w:val="40"/>
          <w:highlight w:val="white"/>
          <w:rtl w:val="0"/>
        </w:rPr>
        <w:t xml:space="preserve">As soon as the user hits submit the virus captures the data, and modifies the data(let's say if he captured your bank account detail, then he might modify it to wire some money to his own account.)</w:t>
      </w:r>
    </w:p>
    <w:p w:rsidR="00000000" w:rsidDel="00000000" w:rsidP="00000000" w:rsidRDefault="00000000" w:rsidRPr="00000000" w14:paraId="0000026A">
      <w:pPr>
        <w:numPr>
          <w:ilvl w:val="0"/>
          <w:numId w:val="76"/>
        </w:numPr>
        <w:ind w:left="720" w:hanging="360"/>
        <w:rPr>
          <w:sz w:val="40"/>
          <w:szCs w:val="40"/>
          <w:highlight w:val="white"/>
          <w:u w:val="none"/>
        </w:rPr>
      </w:pPr>
      <w:r w:rsidDel="00000000" w:rsidR="00000000" w:rsidRPr="00000000">
        <w:rPr>
          <w:sz w:val="40"/>
          <w:szCs w:val="40"/>
          <w:highlight w:val="white"/>
          <w:rtl w:val="0"/>
        </w:rPr>
        <w:t xml:space="preserve">When anything is sent back to the user, the virus modifies to make it seem like it was an ordinary interaction(for example if he wired some money to his account, the virus will modify the receipt to show you the amount that you entered and hide the actual amount.)</w:t>
      </w:r>
    </w:p>
    <w:p w:rsidR="00000000" w:rsidDel="00000000" w:rsidP="00000000" w:rsidRDefault="00000000" w:rsidRPr="00000000" w14:paraId="0000026B">
      <w:pPr>
        <w:ind w:left="0" w:firstLine="0"/>
        <w:rPr>
          <w:sz w:val="40"/>
          <w:szCs w:val="40"/>
          <w:highlight w:val="white"/>
          <w:u w:val="single"/>
        </w:rPr>
      </w:pPr>
      <w:r w:rsidDel="00000000" w:rsidR="00000000" w:rsidRPr="00000000">
        <w:rPr>
          <w:sz w:val="40"/>
          <w:szCs w:val="40"/>
          <w:highlight w:val="white"/>
          <w:rtl w:val="0"/>
        </w:rPr>
        <w:t xml:space="preserve">  </w:t>
      </w:r>
      <w:r w:rsidDel="00000000" w:rsidR="00000000" w:rsidRPr="00000000">
        <w:rPr>
          <w:sz w:val="40"/>
          <w:szCs w:val="40"/>
          <w:highlight w:val="white"/>
          <w:u w:val="single"/>
          <w:rtl w:val="0"/>
        </w:rPr>
        <w:t xml:space="preserve">Replay Attacks:</w:t>
      </w:r>
    </w:p>
    <w:p w:rsidR="00000000" w:rsidDel="00000000" w:rsidP="00000000" w:rsidRDefault="00000000" w:rsidRPr="00000000" w14:paraId="0000026C">
      <w:pPr>
        <w:numPr>
          <w:ilvl w:val="0"/>
          <w:numId w:val="82"/>
        </w:numPr>
        <w:ind w:left="720" w:hanging="360"/>
        <w:rPr>
          <w:sz w:val="40"/>
          <w:szCs w:val="40"/>
          <w:highlight w:val="white"/>
          <w:u w:val="none"/>
        </w:rPr>
      </w:pPr>
      <w:r w:rsidDel="00000000" w:rsidR="00000000" w:rsidRPr="00000000">
        <w:rPr>
          <w:sz w:val="40"/>
          <w:szCs w:val="40"/>
          <w:highlight w:val="white"/>
          <w:rtl w:val="0"/>
        </w:rPr>
        <w:t xml:space="preserve">It is a variation of MITM attack, but it differs is that the attackers can save the contents of the message and reuse or the data to impersonate the sender.</w:t>
      </w:r>
    </w:p>
    <w:p w:rsidR="00000000" w:rsidDel="00000000" w:rsidP="00000000" w:rsidRDefault="00000000" w:rsidRPr="00000000" w14:paraId="0000026D">
      <w:pPr>
        <w:numPr>
          <w:ilvl w:val="0"/>
          <w:numId w:val="82"/>
        </w:numPr>
        <w:ind w:left="720" w:hanging="360"/>
        <w:rPr>
          <w:sz w:val="40"/>
          <w:szCs w:val="40"/>
          <w:highlight w:val="white"/>
        </w:rPr>
      </w:pPr>
      <w:r w:rsidDel="00000000" w:rsidR="00000000" w:rsidRPr="00000000">
        <w:rPr>
          <w:sz w:val="40"/>
          <w:szCs w:val="40"/>
          <w:highlight w:val="white"/>
          <w:rtl w:val="0"/>
        </w:rPr>
        <w:t xml:space="preserve">A simple replay would involve the MITM capturing logon credentials between the user’s computer and the server. Once that session has ended, the MITM would attempt to log on and replay the captured user credentials.</w:t>
      </w:r>
    </w:p>
    <w:p w:rsidR="00000000" w:rsidDel="00000000" w:rsidP="00000000" w:rsidRDefault="00000000" w:rsidRPr="00000000" w14:paraId="0000026E">
      <w:pPr>
        <w:numPr>
          <w:ilvl w:val="0"/>
          <w:numId w:val="82"/>
        </w:numPr>
        <w:ind w:left="720" w:hanging="360"/>
        <w:rPr>
          <w:sz w:val="40"/>
          <w:szCs w:val="40"/>
          <w:highlight w:val="white"/>
          <w:u w:val="none"/>
        </w:rPr>
      </w:pPr>
      <w:r w:rsidDel="00000000" w:rsidR="00000000" w:rsidRPr="00000000">
        <w:rPr>
          <w:sz w:val="40"/>
          <w:szCs w:val="40"/>
          <w:highlight w:val="white"/>
          <w:rtl w:val="0"/>
        </w:rPr>
        <w:t xml:space="preserve">Reply attacks can be mitigated by using a key which has a limited lifespan and only the sender and receiver know.</w:t>
      </w:r>
    </w:p>
    <w:p w:rsidR="00000000" w:rsidDel="00000000" w:rsidP="00000000" w:rsidRDefault="00000000" w:rsidRPr="00000000" w14:paraId="0000026F">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Poisoning attacks:</w:t>
      </w:r>
    </w:p>
    <w:p w:rsidR="00000000" w:rsidDel="00000000" w:rsidP="00000000" w:rsidRDefault="00000000" w:rsidRPr="00000000" w14:paraId="00000270">
      <w:pPr>
        <w:ind w:left="0" w:firstLine="0"/>
        <w:rPr>
          <w:b w:val="1"/>
          <w:sz w:val="40"/>
          <w:szCs w:val="40"/>
          <w:highlight w:val="white"/>
          <w:u w:val="single"/>
        </w:rPr>
      </w:pPr>
      <w:r w:rsidDel="00000000" w:rsidR="00000000" w:rsidRPr="00000000">
        <w:rPr>
          <w:b w:val="1"/>
          <w:sz w:val="40"/>
          <w:szCs w:val="40"/>
          <w:highlight w:val="white"/>
          <w:u w:val="single"/>
          <w:rtl w:val="0"/>
        </w:rPr>
        <w:t xml:space="preserve">Definition:</w:t>
      </w:r>
    </w:p>
    <w:p w:rsidR="00000000" w:rsidDel="00000000" w:rsidP="00000000" w:rsidRDefault="00000000" w:rsidRPr="00000000" w14:paraId="00000271">
      <w:pPr>
        <w:numPr>
          <w:ilvl w:val="0"/>
          <w:numId w:val="117"/>
        </w:numPr>
        <w:ind w:left="720" w:hanging="360"/>
        <w:rPr>
          <w:sz w:val="40"/>
          <w:szCs w:val="40"/>
          <w:highlight w:val="white"/>
        </w:rPr>
      </w:pPr>
      <w:r w:rsidDel="00000000" w:rsidR="00000000" w:rsidRPr="00000000">
        <w:rPr>
          <w:sz w:val="40"/>
          <w:szCs w:val="40"/>
          <w:highlight w:val="white"/>
          <w:rtl w:val="0"/>
        </w:rPr>
        <w:t xml:space="preserve">Poisoning is the process of intentionally introducing a “substance” into a system inorder to extract information or harm the system.</w:t>
      </w:r>
    </w:p>
    <w:p w:rsidR="00000000" w:rsidDel="00000000" w:rsidP="00000000" w:rsidRDefault="00000000" w:rsidRPr="00000000" w14:paraId="00000272">
      <w:pPr>
        <w:ind w:left="0" w:firstLine="0"/>
        <w:rPr>
          <w:b w:val="1"/>
          <w:sz w:val="40"/>
          <w:szCs w:val="40"/>
          <w:highlight w:val="white"/>
          <w:u w:val="single"/>
        </w:rPr>
      </w:pPr>
      <w:r w:rsidDel="00000000" w:rsidR="00000000" w:rsidRPr="00000000">
        <w:rPr>
          <w:b w:val="1"/>
          <w:sz w:val="40"/>
          <w:szCs w:val="40"/>
          <w:highlight w:val="white"/>
          <w:u w:val="single"/>
          <w:rtl w:val="0"/>
        </w:rPr>
        <w:t xml:space="preserve">Types:</w:t>
      </w:r>
    </w:p>
    <w:p w:rsidR="00000000" w:rsidDel="00000000" w:rsidP="00000000" w:rsidRDefault="00000000" w:rsidRPr="00000000" w14:paraId="00000273">
      <w:pPr>
        <w:ind w:left="0" w:firstLine="0"/>
        <w:rPr>
          <w:sz w:val="40"/>
          <w:szCs w:val="40"/>
          <w:highlight w:val="white"/>
          <w:u w:val="single"/>
        </w:rPr>
      </w:pPr>
      <w:r w:rsidDel="00000000" w:rsidR="00000000" w:rsidRPr="00000000">
        <w:rPr>
          <w:sz w:val="40"/>
          <w:szCs w:val="40"/>
          <w:highlight w:val="white"/>
          <w:u w:val="single"/>
          <w:rtl w:val="0"/>
        </w:rPr>
        <w:t xml:space="preserve">ARP Poisoning:</w:t>
      </w:r>
    </w:p>
    <w:p w:rsidR="00000000" w:rsidDel="00000000" w:rsidP="00000000" w:rsidRDefault="00000000" w:rsidRPr="00000000" w14:paraId="00000274">
      <w:pPr>
        <w:numPr>
          <w:ilvl w:val="0"/>
          <w:numId w:val="6"/>
        </w:numPr>
        <w:ind w:left="720" w:hanging="360"/>
        <w:rPr>
          <w:sz w:val="40"/>
          <w:szCs w:val="40"/>
          <w:highlight w:val="white"/>
        </w:rPr>
      </w:pPr>
      <w:r w:rsidDel="00000000" w:rsidR="00000000" w:rsidRPr="00000000">
        <w:rPr>
          <w:sz w:val="40"/>
          <w:szCs w:val="40"/>
          <w:highlight w:val="white"/>
          <w:rtl w:val="0"/>
        </w:rPr>
        <w:t xml:space="preserve">ARP stands for address resolution protocol, this is a protocol that is used to maintain a table also known as an ARP cache which contains the MAC address and its corresponding IP address.</w:t>
      </w:r>
    </w:p>
    <w:p w:rsidR="00000000" w:rsidDel="00000000" w:rsidP="00000000" w:rsidRDefault="00000000" w:rsidRPr="00000000" w14:paraId="00000275">
      <w:pPr>
        <w:numPr>
          <w:ilvl w:val="0"/>
          <w:numId w:val="6"/>
        </w:numPr>
        <w:ind w:left="720" w:hanging="360"/>
        <w:rPr>
          <w:sz w:val="40"/>
          <w:szCs w:val="40"/>
          <w:highlight w:val="white"/>
        </w:rPr>
      </w:pPr>
      <w:r w:rsidDel="00000000" w:rsidR="00000000" w:rsidRPr="00000000">
        <w:rPr>
          <w:sz w:val="40"/>
          <w:szCs w:val="40"/>
          <w:highlight w:val="white"/>
          <w:rtl w:val="0"/>
        </w:rPr>
        <w:t xml:space="preserve">Whenever a new device is added, or data packets arrive at a network the gateway asks the ARP program for this table to be able to reroute the data to that particular device.</w:t>
      </w:r>
    </w:p>
    <w:p w:rsidR="00000000" w:rsidDel="00000000" w:rsidP="00000000" w:rsidRDefault="00000000" w:rsidRPr="00000000" w14:paraId="00000276">
      <w:pPr>
        <w:numPr>
          <w:ilvl w:val="0"/>
          <w:numId w:val="6"/>
        </w:numPr>
        <w:ind w:left="720" w:hanging="360"/>
        <w:rPr>
          <w:sz w:val="40"/>
          <w:szCs w:val="40"/>
          <w:highlight w:val="white"/>
        </w:rPr>
      </w:pPr>
      <w:r w:rsidDel="00000000" w:rsidR="00000000" w:rsidRPr="00000000">
        <w:rPr>
          <w:sz w:val="40"/>
          <w:szCs w:val="40"/>
          <w:highlight w:val="white"/>
          <w:rtl w:val="0"/>
        </w:rPr>
        <w:t xml:space="preserve">In ARP poisoning a hacker successfully manipulates the ARP cache so that the victim's MAC address is replaced with his own, so that any messages sent to the victim will be first sent to the hacker.</w:t>
      </w:r>
    </w:p>
    <w:p w:rsidR="00000000" w:rsidDel="00000000" w:rsidP="00000000" w:rsidRDefault="00000000" w:rsidRPr="00000000" w14:paraId="00000277">
      <w:pPr>
        <w:numPr>
          <w:ilvl w:val="0"/>
          <w:numId w:val="6"/>
        </w:numPr>
        <w:ind w:left="720" w:hanging="360"/>
        <w:rPr>
          <w:sz w:val="40"/>
          <w:szCs w:val="40"/>
          <w:highlight w:val="white"/>
        </w:rPr>
      </w:pPr>
      <w:r w:rsidDel="00000000" w:rsidR="00000000" w:rsidRPr="00000000">
        <w:rPr>
          <w:sz w:val="40"/>
          <w:szCs w:val="40"/>
          <w:highlight w:val="white"/>
          <w:rtl w:val="0"/>
        </w:rPr>
        <w:t xml:space="preserve">A hacker may be able to hijack the victim’s computer or deny him any service.</w:t>
      </w:r>
    </w:p>
    <w:p w:rsidR="00000000" w:rsidDel="00000000" w:rsidP="00000000" w:rsidRDefault="00000000" w:rsidRPr="00000000" w14:paraId="00000278">
      <w:pPr>
        <w:numPr>
          <w:ilvl w:val="0"/>
          <w:numId w:val="6"/>
        </w:numPr>
        <w:ind w:left="720" w:hanging="360"/>
        <w:rPr>
          <w:sz w:val="40"/>
          <w:szCs w:val="40"/>
          <w:highlight w:val="white"/>
        </w:rPr>
      </w:pPr>
      <w:r w:rsidDel="00000000" w:rsidR="00000000" w:rsidRPr="00000000">
        <w:rPr>
          <w:sz w:val="40"/>
          <w:szCs w:val="40"/>
          <w:highlight w:val="white"/>
          <w:rtl w:val="0"/>
        </w:rPr>
        <w:t xml:space="preserve">He can transition this attack into a MITM.</w:t>
      </w:r>
    </w:p>
    <w:p w:rsidR="00000000" w:rsidDel="00000000" w:rsidP="00000000" w:rsidRDefault="00000000" w:rsidRPr="00000000" w14:paraId="00000279">
      <w:pPr>
        <w:ind w:left="0" w:firstLine="0"/>
        <w:rPr>
          <w:sz w:val="40"/>
          <w:szCs w:val="40"/>
          <w:highlight w:val="white"/>
          <w:u w:val="single"/>
        </w:rPr>
      </w:pPr>
      <w:r w:rsidDel="00000000" w:rsidR="00000000" w:rsidRPr="00000000">
        <w:rPr>
          <w:rtl w:val="0"/>
        </w:rPr>
      </w:r>
    </w:p>
    <w:p w:rsidR="00000000" w:rsidDel="00000000" w:rsidP="00000000" w:rsidRDefault="00000000" w:rsidRPr="00000000" w14:paraId="0000027A">
      <w:pPr>
        <w:ind w:left="0" w:firstLine="0"/>
        <w:rPr>
          <w:sz w:val="40"/>
          <w:szCs w:val="40"/>
          <w:highlight w:val="white"/>
        </w:rPr>
      </w:pPr>
      <w:r w:rsidDel="00000000" w:rsidR="00000000" w:rsidRPr="00000000">
        <w:rPr>
          <w:sz w:val="40"/>
          <w:szCs w:val="40"/>
          <w:highlight w:val="white"/>
          <w:u w:val="single"/>
          <w:rtl w:val="0"/>
        </w:rPr>
        <w:t xml:space="preserve">DNS Poisoning:</w:t>
      </w:r>
      <w:r w:rsidDel="00000000" w:rsidR="00000000" w:rsidRPr="00000000">
        <w:rPr>
          <w:sz w:val="40"/>
          <w:szCs w:val="40"/>
          <w:highlight w:val="white"/>
          <w:rtl w:val="0"/>
        </w:rPr>
        <w:t xml:space="preserve">  </w:t>
      </w:r>
    </w:p>
    <w:p w:rsidR="00000000" w:rsidDel="00000000" w:rsidP="00000000" w:rsidRDefault="00000000" w:rsidRPr="00000000" w14:paraId="0000027B">
      <w:pPr>
        <w:numPr>
          <w:ilvl w:val="0"/>
          <w:numId w:val="67"/>
        </w:numPr>
        <w:ind w:left="720" w:hanging="360"/>
        <w:rPr>
          <w:sz w:val="40"/>
          <w:szCs w:val="40"/>
          <w:highlight w:val="white"/>
          <w:u w:val="none"/>
        </w:rPr>
      </w:pPr>
      <w:r w:rsidDel="00000000" w:rsidR="00000000" w:rsidRPr="00000000">
        <w:rPr>
          <w:sz w:val="40"/>
          <w:szCs w:val="40"/>
          <w:highlight w:val="white"/>
          <w:rtl w:val="0"/>
        </w:rPr>
        <w:t xml:space="preserve">DNS poisoning is substituting another DNS address, so that whenever that address is sent the person is redirected to the fraudulent website.</w:t>
      </w:r>
    </w:p>
    <w:p w:rsidR="00000000" w:rsidDel="00000000" w:rsidP="00000000" w:rsidRDefault="00000000" w:rsidRPr="00000000" w14:paraId="0000027C">
      <w:pPr>
        <w:numPr>
          <w:ilvl w:val="0"/>
          <w:numId w:val="67"/>
        </w:numPr>
        <w:ind w:left="720" w:hanging="360"/>
        <w:rPr>
          <w:sz w:val="40"/>
          <w:szCs w:val="40"/>
          <w:highlight w:val="white"/>
          <w:u w:val="none"/>
        </w:rPr>
      </w:pPr>
      <w:r w:rsidDel="00000000" w:rsidR="00000000" w:rsidRPr="00000000">
        <w:rPr>
          <w:sz w:val="40"/>
          <w:szCs w:val="40"/>
          <w:highlight w:val="white"/>
          <w:rtl w:val="0"/>
        </w:rPr>
        <w:t xml:space="preserve">We will only study External.</w:t>
      </w:r>
    </w:p>
    <w:p w:rsidR="00000000" w:rsidDel="00000000" w:rsidP="00000000" w:rsidRDefault="00000000" w:rsidRPr="00000000" w14:paraId="0000027D">
      <w:pPr>
        <w:numPr>
          <w:ilvl w:val="0"/>
          <w:numId w:val="67"/>
        </w:numPr>
        <w:ind w:left="720" w:hanging="360"/>
        <w:rPr>
          <w:sz w:val="40"/>
          <w:szCs w:val="40"/>
          <w:highlight w:val="white"/>
          <w:u w:val="none"/>
        </w:rPr>
      </w:pPr>
      <w:r w:rsidDel="00000000" w:rsidR="00000000" w:rsidRPr="00000000">
        <w:rPr>
          <w:sz w:val="40"/>
          <w:szCs w:val="40"/>
          <w:highlight w:val="white"/>
          <w:rtl w:val="0"/>
        </w:rPr>
        <w:t xml:space="preserve">There are 2 ways for DNS poisoning; internal and external.</w:t>
      </w:r>
    </w:p>
    <w:p w:rsidR="00000000" w:rsidDel="00000000" w:rsidP="00000000" w:rsidRDefault="00000000" w:rsidRPr="00000000" w14:paraId="0000027E">
      <w:pPr>
        <w:numPr>
          <w:ilvl w:val="0"/>
          <w:numId w:val="67"/>
        </w:numPr>
        <w:ind w:left="720" w:hanging="360"/>
        <w:rPr>
          <w:sz w:val="40"/>
          <w:szCs w:val="40"/>
          <w:highlight w:val="white"/>
          <w:u w:val="none"/>
        </w:rPr>
      </w:pPr>
      <w:r w:rsidDel="00000000" w:rsidR="00000000" w:rsidRPr="00000000">
        <w:rPr>
          <w:sz w:val="40"/>
          <w:szCs w:val="40"/>
          <w:highlight w:val="white"/>
          <w:rtl w:val="0"/>
        </w:rPr>
        <w:t xml:space="preserve">In ARP poisoning we are able to take over the MAC address of the victim, but in DNS poisoning, hackers take advantage of a concept called zone transfer, which is where DNS servers exchange information to resolve addresses.</w:t>
      </w:r>
    </w:p>
    <w:p w:rsidR="00000000" w:rsidDel="00000000" w:rsidP="00000000" w:rsidRDefault="00000000" w:rsidRPr="00000000" w14:paraId="0000027F">
      <w:pPr>
        <w:numPr>
          <w:ilvl w:val="0"/>
          <w:numId w:val="67"/>
        </w:numPr>
        <w:ind w:left="720" w:hanging="360"/>
        <w:rPr>
          <w:sz w:val="40"/>
          <w:szCs w:val="40"/>
          <w:highlight w:val="white"/>
          <w:u w:val="none"/>
        </w:rPr>
      </w:pPr>
      <w:r w:rsidDel="00000000" w:rsidR="00000000" w:rsidRPr="00000000">
        <w:rPr>
          <w:sz w:val="40"/>
          <w:szCs w:val="40"/>
          <w:highlight w:val="white"/>
          <w:rtl w:val="0"/>
        </w:rPr>
        <w:t xml:space="preserve">The process is as follows:</w:t>
      </w:r>
    </w:p>
    <w:p w:rsidR="00000000" w:rsidDel="00000000" w:rsidP="00000000" w:rsidRDefault="00000000" w:rsidRPr="00000000" w14:paraId="00000280">
      <w:pPr>
        <w:numPr>
          <w:ilvl w:val="0"/>
          <w:numId w:val="124"/>
        </w:numPr>
        <w:ind w:left="720" w:hanging="360"/>
        <w:rPr>
          <w:sz w:val="40"/>
          <w:szCs w:val="40"/>
          <w:highlight w:val="white"/>
          <w:u w:val="none"/>
        </w:rPr>
      </w:pPr>
      <w:r w:rsidDel="00000000" w:rsidR="00000000" w:rsidRPr="00000000">
        <w:rPr>
          <w:sz w:val="40"/>
          <w:szCs w:val="40"/>
          <w:highlight w:val="white"/>
          <w:rtl w:val="0"/>
        </w:rPr>
        <w:t xml:space="preserve"> First the attacker requests a valid DNS server to resolve(i.e. return an IP address) an address which is located on his own server.</w:t>
      </w:r>
    </w:p>
    <w:p w:rsidR="00000000" w:rsidDel="00000000" w:rsidP="00000000" w:rsidRDefault="00000000" w:rsidRPr="00000000" w14:paraId="00000281">
      <w:pPr>
        <w:numPr>
          <w:ilvl w:val="0"/>
          <w:numId w:val="124"/>
        </w:numPr>
        <w:ind w:left="720" w:hanging="360"/>
        <w:rPr>
          <w:sz w:val="40"/>
          <w:szCs w:val="40"/>
          <w:highlight w:val="white"/>
          <w:u w:val="none"/>
        </w:rPr>
      </w:pPr>
      <w:r w:rsidDel="00000000" w:rsidR="00000000" w:rsidRPr="00000000">
        <w:rPr>
          <w:sz w:val="40"/>
          <w:szCs w:val="40"/>
          <w:highlight w:val="white"/>
          <w:rtl w:val="0"/>
        </w:rPr>
        <w:t xml:space="preserve">To get this information, the DNS server asks the responsible server, which is the hackers DNS server, which contains all his own fraudulent IP addresses.</w:t>
      </w:r>
    </w:p>
    <w:p w:rsidR="00000000" w:rsidDel="00000000" w:rsidP="00000000" w:rsidRDefault="00000000" w:rsidRPr="00000000" w14:paraId="00000282">
      <w:pPr>
        <w:numPr>
          <w:ilvl w:val="0"/>
          <w:numId w:val="124"/>
        </w:numPr>
        <w:ind w:left="720" w:hanging="360"/>
        <w:rPr>
          <w:sz w:val="40"/>
          <w:szCs w:val="40"/>
          <w:highlight w:val="white"/>
          <w:u w:val="none"/>
        </w:rPr>
      </w:pPr>
      <w:r w:rsidDel="00000000" w:rsidR="00000000" w:rsidRPr="00000000">
        <w:rPr>
          <w:sz w:val="40"/>
          <w:szCs w:val="40"/>
          <w:highlight w:val="white"/>
          <w:rtl w:val="0"/>
        </w:rPr>
        <w:t xml:space="preserve">The servers perform a zone transfer, now all the fraudulent IP addresses are now in the DNS server ,and this server is now infected.</w:t>
      </w:r>
    </w:p>
    <w:p w:rsidR="00000000" w:rsidDel="00000000" w:rsidP="00000000" w:rsidRDefault="00000000" w:rsidRPr="00000000" w14:paraId="00000283">
      <w:pPr>
        <w:numPr>
          <w:ilvl w:val="0"/>
          <w:numId w:val="124"/>
        </w:numPr>
        <w:ind w:left="720" w:hanging="360"/>
        <w:rPr>
          <w:sz w:val="40"/>
          <w:szCs w:val="40"/>
          <w:highlight w:val="white"/>
          <w:u w:val="none"/>
        </w:rPr>
      </w:pPr>
      <w:r w:rsidDel="00000000" w:rsidR="00000000" w:rsidRPr="00000000">
        <w:rPr>
          <w:sz w:val="40"/>
          <w:szCs w:val="40"/>
          <w:highlight w:val="white"/>
          <w:rtl w:val="0"/>
        </w:rPr>
        <w:t xml:space="preserve">Any request to this server will result in spreading the hackers fraudulent websites all over the world.:)</w:t>
      </w:r>
    </w:p>
    <w:p w:rsidR="00000000" w:rsidDel="00000000" w:rsidP="00000000" w:rsidRDefault="00000000" w:rsidRPr="00000000" w14:paraId="00000284">
      <w:pPr>
        <w:ind w:left="0" w:firstLine="0"/>
        <w:rPr>
          <w:sz w:val="40"/>
          <w:szCs w:val="40"/>
          <w:highlight w:val="white"/>
        </w:rPr>
      </w:pPr>
      <w:r w:rsidDel="00000000" w:rsidR="00000000" w:rsidRPr="00000000">
        <w:rPr>
          <w:rtl w:val="0"/>
        </w:rPr>
      </w:r>
    </w:p>
    <w:p w:rsidR="00000000" w:rsidDel="00000000" w:rsidP="00000000" w:rsidRDefault="00000000" w:rsidRPr="00000000" w14:paraId="00000285">
      <w:pPr>
        <w:ind w:left="0" w:firstLine="0"/>
        <w:rPr>
          <w:b w:val="1"/>
          <w:sz w:val="40"/>
          <w:szCs w:val="40"/>
          <w:highlight w:val="white"/>
          <w:u w:val="single"/>
        </w:rPr>
      </w:pPr>
      <w:r w:rsidDel="00000000" w:rsidR="00000000" w:rsidRPr="00000000">
        <w:rPr>
          <w:rtl w:val="0"/>
        </w:rPr>
      </w:r>
    </w:p>
    <w:p w:rsidR="00000000" w:rsidDel="00000000" w:rsidP="00000000" w:rsidRDefault="00000000" w:rsidRPr="00000000" w14:paraId="00000286">
      <w:pPr>
        <w:ind w:left="0" w:firstLine="0"/>
        <w:rPr>
          <w:b w:val="1"/>
          <w:sz w:val="40"/>
          <w:szCs w:val="40"/>
          <w:highlight w:val="white"/>
          <w:u w:val="single"/>
        </w:rPr>
      </w:pPr>
      <w:r w:rsidDel="00000000" w:rsidR="00000000" w:rsidRPr="00000000">
        <w:rPr>
          <w:b w:val="1"/>
          <w:sz w:val="40"/>
          <w:szCs w:val="40"/>
          <w:highlight w:val="white"/>
          <w:u w:val="single"/>
        </w:rPr>
        <w:drawing>
          <wp:inline distB="114300" distT="114300" distL="114300" distR="114300">
            <wp:extent cx="7619024" cy="46863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619024" cy="4686300"/>
                    </a:xfrm>
                    <a:prstGeom prst="rect"/>
                    <a:ln/>
                  </pic:spPr>
                </pic:pic>
              </a:graphicData>
            </a:graphic>
          </wp:inline>
        </w:drawing>
      </w:r>
      <w:r w:rsidDel="00000000" w:rsidR="00000000" w:rsidRPr="00000000">
        <w:rPr>
          <w:b w:val="1"/>
          <w:sz w:val="40"/>
          <w:szCs w:val="40"/>
          <w:highlight w:val="white"/>
          <w:u w:val="single"/>
          <w:rtl w:val="0"/>
        </w:rPr>
        <w:br w:type="textWrapping"/>
      </w:r>
    </w:p>
    <w:p w:rsidR="00000000" w:rsidDel="00000000" w:rsidP="00000000" w:rsidRDefault="00000000" w:rsidRPr="00000000" w14:paraId="00000287">
      <w:pPr>
        <w:ind w:left="0" w:firstLine="0"/>
        <w:rPr>
          <w:sz w:val="40"/>
          <w:szCs w:val="40"/>
          <w:highlight w:val="white"/>
          <w:u w:val="single"/>
        </w:rPr>
      </w:pPr>
      <w:r w:rsidDel="00000000" w:rsidR="00000000" w:rsidRPr="00000000">
        <w:rPr>
          <w:sz w:val="40"/>
          <w:szCs w:val="40"/>
          <w:highlight w:val="white"/>
          <w:u w:val="single"/>
          <w:rtl w:val="0"/>
        </w:rPr>
        <w:t xml:space="preserve">Privilege Escalation:</w:t>
      </w:r>
    </w:p>
    <w:p w:rsidR="00000000" w:rsidDel="00000000" w:rsidP="00000000" w:rsidRDefault="00000000" w:rsidRPr="00000000" w14:paraId="00000288">
      <w:pPr>
        <w:numPr>
          <w:ilvl w:val="0"/>
          <w:numId w:val="100"/>
        </w:numPr>
        <w:ind w:left="720" w:hanging="360"/>
        <w:rPr>
          <w:sz w:val="40"/>
          <w:szCs w:val="40"/>
          <w:highlight w:val="white"/>
        </w:rPr>
      </w:pPr>
      <w:r w:rsidDel="00000000" w:rsidR="00000000" w:rsidRPr="00000000">
        <w:rPr>
          <w:sz w:val="40"/>
          <w:szCs w:val="40"/>
          <w:highlight w:val="white"/>
          <w:rtl w:val="0"/>
        </w:rPr>
        <w:t xml:space="preserve">Privilege escalation is the exploitation of the software’s vulnerability to access the resources that are normally restricted.</w:t>
      </w:r>
    </w:p>
    <w:p w:rsidR="00000000" w:rsidDel="00000000" w:rsidP="00000000" w:rsidRDefault="00000000" w:rsidRPr="00000000" w14:paraId="00000289">
      <w:pPr>
        <w:numPr>
          <w:ilvl w:val="0"/>
          <w:numId w:val="100"/>
        </w:numPr>
        <w:ind w:left="720" w:hanging="360"/>
        <w:rPr>
          <w:sz w:val="40"/>
          <w:szCs w:val="40"/>
          <w:highlight w:val="white"/>
          <w:u w:val="none"/>
        </w:rPr>
      </w:pPr>
      <w:r w:rsidDel="00000000" w:rsidR="00000000" w:rsidRPr="00000000">
        <w:rPr>
          <w:sz w:val="40"/>
          <w:szCs w:val="40"/>
          <w:highlight w:val="white"/>
          <w:rtl w:val="0"/>
        </w:rPr>
        <w:t xml:space="preserve">There are 2 types: horizontal escalation and vertical escalation.</w:t>
      </w:r>
    </w:p>
    <w:p w:rsidR="00000000" w:rsidDel="00000000" w:rsidP="00000000" w:rsidRDefault="00000000" w:rsidRPr="00000000" w14:paraId="0000028A">
      <w:pPr>
        <w:numPr>
          <w:ilvl w:val="0"/>
          <w:numId w:val="100"/>
        </w:numPr>
        <w:ind w:left="720" w:hanging="360"/>
        <w:rPr>
          <w:sz w:val="40"/>
          <w:szCs w:val="40"/>
          <w:highlight w:val="white"/>
          <w:u w:val="none"/>
        </w:rPr>
      </w:pPr>
      <w:r w:rsidDel="00000000" w:rsidR="00000000" w:rsidRPr="00000000">
        <w:rPr>
          <w:sz w:val="40"/>
          <w:szCs w:val="40"/>
          <w:highlight w:val="white"/>
          <w:rtl w:val="0"/>
        </w:rPr>
        <w:t xml:space="preserve">Horizontal escalation is accessing the resources that have minimal differences, such as a senior and junior accountant. The senior account may have access to many things which the junior account may not have access to.</w:t>
      </w:r>
    </w:p>
    <w:p w:rsidR="00000000" w:rsidDel="00000000" w:rsidP="00000000" w:rsidRDefault="00000000" w:rsidRPr="00000000" w14:paraId="0000028B">
      <w:pPr>
        <w:numPr>
          <w:ilvl w:val="0"/>
          <w:numId w:val="100"/>
        </w:numPr>
        <w:ind w:left="720" w:hanging="360"/>
        <w:rPr>
          <w:sz w:val="40"/>
          <w:szCs w:val="40"/>
          <w:highlight w:val="white"/>
          <w:u w:val="none"/>
        </w:rPr>
      </w:pPr>
      <w:r w:rsidDel="00000000" w:rsidR="00000000" w:rsidRPr="00000000">
        <w:rPr>
          <w:sz w:val="40"/>
          <w:szCs w:val="40"/>
          <w:highlight w:val="white"/>
          <w:rtl w:val="0"/>
        </w:rPr>
        <w:t xml:space="preserve">Vertical escalation is accessing resources that someone higher in the hierarchy than you.</w:t>
      </w:r>
    </w:p>
    <w:p w:rsidR="00000000" w:rsidDel="00000000" w:rsidP="00000000" w:rsidRDefault="00000000" w:rsidRPr="00000000" w14:paraId="0000028C">
      <w:pPr>
        <w:numPr>
          <w:ilvl w:val="0"/>
          <w:numId w:val="100"/>
        </w:numPr>
        <w:ind w:left="720" w:hanging="360"/>
        <w:rPr>
          <w:sz w:val="40"/>
          <w:szCs w:val="40"/>
          <w:highlight w:val="white"/>
          <w:u w:val="none"/>
        </w:rPr>
      </w:pPr>
      <w:r w:rsidDel="00000000" w:rsidR="00000000" w:rsidRPr="00000000">
        <w:rPr>
          <w:sz w:val="40"/>
          <w:szCs w:val="40"/>
          <w:highlight w:val="white"/>
          <w:rtl w:val="0"/>
        </w:rPr>
        <w:t xml:space="preserve">Like a normal employee has access to the CEO’s access.</w:t>
      </w:r>
    </w:p>
    <w:p w:rsidR="00000000" w:rsidDel="00000000" w:rsidP="00000000" w:rsidRDefault="00000000" w:rsidRPr="00000000" w14:paraId="0000028D">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Server attacks:</w:t>
      </w:r>
    </w:p>
    <w:p w:rsidR="00000000" w:rsidDel="00000000" w:rsidP="00000000" w:rsidRDefault="00000000" w:rsidRPr="00000000" w14:paraId="0000028E">
      <w:pPr>
        <w:numPr>
          <w:ilvl w:val="0"/>
          <w:numId w:val="2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many types of server attacks and there are many</w:t>
      </w:r>
    </w:p>
    <w:p w:rsidR="00000000" w:rsidDel="00000000" w:rsidP="00000000" w:rsidRDefault="00000000" w:rsidRPr="00000000" w14:paraId="0000028F">
      <w:pPr>
        <w:ind w:left="0" w:firstLine="720"/>
        <w:rPr>
          <w:color w:val="202122"/>
          <w:sz w:val="40"/>
          <w:szCs w:val="40"/>
          <w:highlight w:val="white"/>
        </w:rPr>
      </w:pPr>
      <w:r w:rsidDel="00000000" w:rsidR="00000000" w:rsidRPr="00000000">
        <w:rPr>
          <w:color w:val="202122"/>
          <w:sz w:val="40"/>
          <w:szCs w:val="40"/>
          <w:highlight w:val="white"/>
          <w:rtl w:val="0"/>
        </w:rPr>
        <w:t xml:space="preserve">subtypes of these attacks.:</w:t>
      </w:r>
      <w:r w:rsidDel="00000000" w:rsidR="00000000" w:rsidRPr="00000000">
        <w:drawing>
          <wp:anchor allowOverlap="1" behindDoc="0" distB="114300" distT="114300" distL="114300" distR="114300" hidden="0" layoutInCell="1" locked="0" relativeHeight="0" simplePos="0">
            <wp:simplePos x="0" y="0"/>
            <wp:positionH relativeFrom="column">
              <wp:posOffset>5579</wp:posOffset>
            </wp:positionH>
            <wp:positionV relativeFrom="paragraph">
              <wp:posOffset>668349</wp:posOffset>
            </wp:positionV>
            <wp:extent cx="7124325" cy="5742132"/>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124325" cy="5742132"/>
                    </a:xfrm>
                    <a:prstGeom prst="rect"/>
                    <a:ln/>
                  </pic:spPr>
                </pic:pic>
              </a:graphicData>
            </a:graphic>
          </wp:anchor>
        </w:drawing>
      </w:r>
    </w:p>
    <w:p w:rsidR="00000000" w:rsidDel="00000000" w:rsidP="00000000" w:rsidRDefault="00000000" w:rsidRPr="00000000" w14:paraId="00000290">
      <w:pPr>
        <w:rPr>
          <w:b w:val="1"/>
          <w:color w:val="202122"/>
          <w:sz w:val="40"/>
          <w:szCs w:val="40"/>
          <w:highlight w:val="white"/>
          <w:u w:val="single"/>
        </w:rPr>
      </w:pPr>
      <w:r w:rsidDel="00000000" w:rsidR="00000000" w:rsidRPr="00000000">
        <w:rPr>
          <w:b w:val="1"/>
          <w:color w:val="202122"/>
          <w:sz w:val="40"/>
          <w:szCs w:val="40"/>
          <w:highlight w:val="white"/>
          <w:u w:val="single"/>
          <w:rtl w:val="0"/>
        </w:rPr>
        <w:t xml:space="preserve">Denial of service attacks:</w:t>
      </w:r>
    </w:p>
    <w:p w:rsidR="00000000" w:rsidDel="00000000" w:rsidP="00000000" w:rsidRDefault="00000000" w:rsidRPr="00000000" w14:paraId="00000291">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Definition:</w:t>
      </w:r>
    </w:p>
    <w:p w:rsidR="00000000" w:rsidDel="00000000" w:rsidP="00000000" w:rsidRDefault="00000000" w:rsidRPr="00000000" w14:paraId="00000292">
      <w:pPr>
        <w:numPr>
          <w:ilvl w:val="0"/>
          <w:numId w:val="5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is a type of attack where the attacker overwhelms the networks by sending a large number of requests.</w:t>
      </w:r>
    </w:p>
    <w:p w:rsidR="00000000" w:rsidDel="00000000" w:rsidP="00000000" w:rsidRDefault="00000000" w:rsidRPr="00000000" w14:paraId="00000293">
      <w:pPr>
        <w:numPr>
          <w:ilvl w:val="0"/>
          <w:numId w:val="5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This prevents other users from accessing the site or the system.</w:t>
      </w:r>
    </w:p>
    <w:p w:rsidR="00000000" w:rsidDel="00000000" w:rsidP="00000000" w:rsidRDefault="00000000" w:rsidRPr="00000000" w14:paraId="00000294">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Types:</w:t>
      </w:r>
    </w:p>
    <w:p w:rsidR="00000000" w:rsidDel="00000000" w:rsidP="00000000" w:rsidRDefault="00000000" w:rsidRPr="00000000" w14:paraId="00000295">
      <w:pPr>
        <w:numPr>
          <w:ilvl w:val="0"/>
          <w:numId w:val="30"/>
        </w:numPr>
        <w:ind w:left="720" w:hanging="360"/>
        <w:rPr>
          <w:color w:val="202122"/>
          <w:sz w:val="40"/>
          <w:szCs w:val="40"/>
          <w:highlight w:val="white"/>
          <w:u w:val="none"/>
        </w:rPr>
      </w:pPr>
      <w:r w:rsidDel="00000000" w:rsidR="00000000" w:rsidRPr="00000000">
        <w:rPr>
          <w:color w:val="202122"/>
          <w:sz w:val="40"/>
          <w:szCs w:val="40"/>
          <w:highlight w:val="white"/>
          <w:u w:val="single"/>
          <w:rtl w:val="0"/>
        </w:rPr>
        <w:t xml:space="preserve">Smurf attacks: </w:t>
      </w:r>
      <w:r w:rsidDel="00000000" w:rsidR="00000000" w:rsidRPr="00000000">
        <w:rPr>
          <w:color w:val="202122"/>
          <w:sz w:val="40"/>
          <w:szCs w:val="40"/>
          <w:highlight w:val="white"/>
          <w:rtl w:val="0"/>
        </w:rPr>
        <w:t xml:space="preserve">in these attacks an attacker spoofs his own address with the victim’s ip address(called ip spoofing) and then broadcasts a request to a network, which causes multiple computers to send hundreds of requests, which overwhelms the computer.</w:t>
      </w:r>
    </w:p>
    <w:p w:rsidR="00000000" w:rsidDel="00000000" w:rsidP="00000000" w:rsidRDefault="00000000" w:rsidRPr="00000000" w14:paraId="00000296">
      <w:pPr>
        <w:numPr>
          <w:ilvl w:val="0"/>
          <w:numId w:val="3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w:t>
      </w:r>
      <w:r w:rsidDel="00000000" w:rsidR="00000000" w:rsidRPr="00000000">
        <w:rPr>
          <w:color w:val="202122"/>
          <w:sz w:val="40"/>
          <w:szCs w:val="40"/>
          <w:highlight w:val="white"/>
          <w:u w:val="single"/>
          <w:rtl w:val="0"/>
        </w:rPr>
        <w:t xml:space="preserve">DNS Amplification Attacks: </w:t>
      </w:r>
      <w:r w:rsidDel="00000000" w:rsidR="00000000" w:rsidRPr="00000000">
        <w:rPr>
          <w:color w:val="202122"/>
          <w:sz w:val="40"/>
          <w:szCs w:val="40"/>
          <w:highlight w:val="white"/>
          <w:rtl w:val="0"/>
        </w:rPr>
        <w:t xml:space="preserve">in these attacks the agent will send a DNS lookup request spoofed as the victims address. This will cause the server to send the data to the victim. This usually involves multiple servers and as and added bonus attackers can craft the lookup to send the entire table of data to the unsuspecting victim. A great example of this is:a </w:t>
      </w:r>
      <w:r w:rsidDel="00000000" w:rsidR="00000000" w:rsidRPr="00000000">
        <w:rPr>
          <w:sz w:val="40"/>
          <w:szCs w:val="40"/>
          <w:rtl w:val="0"/>
        </w:rPr>
        <w:t xml:space="preserve">malicious teenager calling a restaurant and saying “I’ll have one of everything, please call me back and tell me my whole order.” When the restaurant asks for a callback number, the number given is the targeted victim’s phone number. The target then receives a call from the restaurant with a lot of information that they didn’t request</w:t>
      </w:r>
      <w:r w:rsidDel="00000000" w:rsidR="00000000" w:rsidRPr="00000000">
        <w:rPr>
          <w:rtl w:val="0"/>
        </w:rPr>
        <w:t xml:space="preserve">.</w:t>
      </w:r>
    </w:p>
    <w:p w:rsidR="00000000" w:rsidDel="00000000" w:rsidP="00000000" w:rsidRDefault="00000000" w:rsidRPr="00000000" w14:paraId="00000297">
      <w:pPr>
        <w:numPr>
          <w:ilvl w:val="0"/>
          <w:numId w:val="30"/>
        </w:numPr>
        <w:ind w:left="720" w:hanging="360"/>
        <w:rPr>
          <w:color w:val="202122"/>
          <w:sz w:val="40"/>
          <w:szCs w:val="40"/>
          <w:highlight w:val="white"/>
          <w:u w:val="none"/>
        </w:rPr>
      </w:pPr>
      <w:r w:rsidDel="00000000" w:rsidR="00000000" w:rsidRPr="00000000">
        <w:rPr>
          <w:color w:val="202122"/>
          <w:sz w:val="40"/>
          <w:szCs w:val="40"/>
          <w:highlight w:val="white"/>
          <w:u w:val="single"/>
          <w:rtl w:val="0"/>
        </w:rPr>
        <w:t xml:space="preserve">SYN flood attack/ SYN Spoofing:</w:t>
      </w:r>
      <w:r w:rsidDel="00000000" w:rsidR="00000000" w:rsidRPr="00000000">
        <w:rPr>
          <w:color w:val="202122"/>
          <w:sz w:val="40"/>
          <w:szCs w:val="40"/>
          <w:highlight w:val="white"/>
          <w:rtl w:val="0"/>
        </w:rPr>
        <w:t xml:space="preserve"> the hacker take advantage of the  TCP/IP protocol, where to establish a connection the client first sends a SYN request, to which the server replies SYN + ACK and waits for the ACK from the device to communicate. During the SYN + ACK stage the server waits for some time to allow for slow devices to respond. But the threat agents use spoofed source IP addresses which don't exist or cannot respond, so the port remains open. In that time frame the hackers send more of these requests until the server cannot process the queries of the actual customers.</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1333500</wp:posOffset>
            </wp:positionV>
            <wp:extent cx="4958095" cy="3781425"/>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9"/>
                    <a:srcRect b="0" l="8231" r="0" t="0"/>
                    <a:stretch>
                      <a:fillRect/>
                    </a:stretch>
                  </pic:blipFill>
                  <pic:spPr>
                    <a:xfrm>
                      <a:off x="0" y="0"/>
                      <a:ext cx="4958095" cy="3781425"/>
                    </a:xfrm>
                    <a:prstGeom prst="rect"/>
                    <a:ln/>
                  </pic:spPr>
                </pic:pic>
              </a:graphicData>
            </a:graphic>
          </wp:anchor>
        </w:drawing>
      </w:r>
    </w:p>
    <w:p w:rsidR="00000000" w:rsidDel="00000000" w:rsidP="00000000" w:rsidRDefault="00000000" w:rsidRPr="00000000" w14:paraId="00000298">
      <w:pPr>
        <w:ind w:left="0" w:firstLine="0"/>
        <w:rPr>
          <w:color w:val="202122"/>
          <w:sz w:val="40"/>
          <w:szCs w:val="40"/>
          <w:highlight w:val="white"/>
        </w:rPr>
      </w:pPr>
      <w:r w:rsidDel="00000000" w:rsidR="00000000" w:rsidRPr="00000000">
        <w:rPr>
          <w:b w:val="1"/>
          <w:color w:val="202122"/>
          <w:sz w:val="40"/>
          <w:szCs w:val="40"/>
          <w:highlight w:val="white"/>
          <w:u w:val="single"/>
          <w:rtl w:val="0"/>
        </w:rPr>
        <w:t xml:space="preserve">Classic DoS:</w:t>
      </w:r>
      <w:r w:rsidDel="00000000" w:rsidR="00000000" w:rsidRPr="00000000">
        <w:rPr>
          <w:color w:val="202122"/>
          <w:sz w:val="40"/>
          <w:szCs w:val="40"/>
          <w:highlight w:val="white"/>
          <w:rtl w:val="0"/>
        </w:rPr>
        <w:t xml:space="preserve"> </w:t>
      </w:r>
    </w:p>
    <w:p w:rsidR="00000000" w:rsidDel="00000000" w:rsidP="00000000" w:rsidRDefault="00000000" w:rsidRPr="00000000" w14:paraId="00000299">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Definition:</w:t>
      </w:r>
    </w:p>
    <w:p w:rsidR="00000000" w:rsidDel="00000000" w:rsidP="00000000" w:rsidRDefault="00000000" w:rsidRPr="00000000" w14:paraId="0000029A">
      <w:pPr>
        <w:numPr>
          <w:ilvl w:val="0"/>
          <w:numId w:val="1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This is the classic type of denial of service, where a single computer with a spoofed IP address attacks a server or a system.</w:t>
      </w:r>
    </w:p>
    <w:p w:rsidR="00000000" w:rsidDel="00000000" w:rsidP="00000000" w:rsidRDefault="00000000" w:rsidRPr="00000000" w14:paraId="0000029B">
      <w:pPr>
        <w:numPr>
          <w:ilvl w:val="0"/>
          <w:numId w:val="1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has the same purpose as a DDoS, which is to limit the availability of some service or a resource offered by a system.</w:t>
      </w:r>
    </w:p>
    <w:p w:rsidR="00000000" w:rsidDel="00000000" w:rsidP="00000000" w:rsidRDefault="00000000" w:rsidRPr="00000000" w14:paraId="0000029C">
      <w:pPr>
        <w:numPr>
          <w:ilvl w:val="0"/>
          <w:numId w:val="1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3 types in our course.</w:t>
      </w:r>
    </w:p>
    <w:p w:rsidR="00000000" w:rsidDel="00000000" w:rsidP="00000000" w:rsidRDefault="00000000" w:rsidRPr="00000000" w14:paraId="0000029D">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Types: </w:t>
      </w:r>
    </w:p>
    <w:p w:rsidR="00000000" w:rsidDel="00000000" w:rsidP="00000000" w:rsidRDefault="00000000" w:rsidRPr="00000000" w14:paraId="0000029E">
      <w:pPr>
        <w:numPr>
          <w:ilvl w:val="0"/>
          <w:numId w:val="41"/>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Ping flooding attack:</w:t>
      </w:r>
      <w:r w:rsidDel="00000000" w:rsidR="00000000" w:rsidRPr="00000000">
        <w:rPr>
          <w:color w:val="202122"/>
          <w:sz w:val="40"/>
          <w:szCs w:val="40"/>
          <w:highlight w:val="white"/>
          <w:rtl w:val="0"/>
        </w:rPr>
        <w:t xml:space="preserve"> the purpose of this attack is to overwhelm the network connection of the network to the target</w:t>
      </w:r>
      <w:r w:rsidDel="00000000" w:rsidR="00000000" w:rsidRPr="00000000">
        <w:rPr>
          <w:sz w:val="28"/>
          <w:szCs w:val="28"/>
          <w:rtl w:val="0"/>
        </w:rPr>
        <w:t xml:space="preserve">.</w:t>
      </w:r>
      <w:r w:rsidDel="00000000" w:rsidR="00000000" w:rsidRPr="00000000">
        <w:rPr>
          <w:sz w:val="40"/>
          <w:szCs w:val="40"/>
          <w:rtl w:val="0"/>
        </w:rPr>
        <w:t xml:space="preserve">The attack involves flooding the victim’s network with request packets, knowing that the network will respond with an equal number of reply packets.</w:t>
      </w:r>
    </w:p>
    <w:p w:rsidR="00000000" w:rsidDel="00000000" w:rsidP="00000000" w:rsidRDefault="00000000" w:rsidRPr="00000000" w14:paraId="0000029F">
      <w:pPr>
        <w:numPr>
          <w:ilvl w:val="0"/>
          <w:numId w:val="41"/>
        </w:numPr>
        <w:ind w:left="720" w:hanging="360"/>
        <w:rPr>
          <w:sz w:val="40"/>
          <w:szCs w:val="40"/>
        </w:rPr>
      </w:pPr>
      <w:r w:rsidDel="00000000" w:rsidR="00000000" w:rsidRPr="00000000">
        <w:rPr>
          <w:sz w:val="40"/>
          <w:szCs w:val="40"/>
          <w:u w:val="single"/>
          <w:rtl w:val="0"/>
        </w:rPr>
        <w:t xml:space="preserve">Source address spoofing:</w:t>
      </w:r>
      <w:r w:rsidDel="00000000" w:rsidR="00000000" w:rsidRPr="00000000">
        <w:rPr>
          <w:sz w:val="40"/>
          <w:szCs w:val="40"/>
          <w:rtl w:val="0"/>
        </w:rPr>
        <w:t xml:space="preserve">aka  IP spoofing. Essentially attackers get their hands on a trusted ip address and use that ip address to fool the server into thinking that the attacker is from a trusted source. The attacker then generates large volumes of data packets, with the target system as the destination address. This causes congestion, which inturn causes the router to lower the capacity link.</w:t>
      </w:r>
    </w:p>
    <w:p w:rsidR="00000000" w:rsidDel="00000000" w:rsidP="00000000" w:rsidRDefault="00000000" w:rsidRPr="00000000" w14:paraId="000002A0">
      <w:pPr>
        <w:ind w:left="0" w:firstLine="0"/>
        <w:rPr>
          <w:b w:val="1"/>
          <w:sz w:val="40"/>
          <w:szCs w:val="40"/>
          <w:u w:val="single"/>
        </w:rPr>
      </w:pPr>
      <w:r w:rsidDel="00000000" w:rsidR="00000000" w:rsidRPr="00000000">
        <w:rPr>
          <w:b w:val="1"/>
          <w:sz w:val="40"/>
          <w:szCs w:val="40"/>
          <w:u w:val="single"/>
          <w:rtl w:val="0"/>
        </w:rPr>
        <w:t xml:space="preserve">Application based bandwidth attacks:</w:t>
      </w:r>
    </w:p>
    <w:p w:rsidR="00000000" w:rsidDel="00000000" w:rsidP="00000000" w:rsidRDefault="00000000" w:rsidRPr="00000000" w14:paraId="000002A1">
      <w:pPr>
        <w:ind w:left="0" w:firstLine="0"/>
        <w:rPr>
          <w:sz w:val="40"/>
          <w:szCs w:val="40"/>
          <w:u w:val="single"/>
        </w:rPr>
      </w:pPr>
      <w:r w:rsidDel="00000000" w:rsidR="00000000" w:rsidRPr="00000000">
        <w:rPr>
          <w:sz w:val="40"/>
          <w:szCs w:val="40"/>
          <w:u w:val="single"/>
          <w:rtl w:val="0"/>
        </w:rPr>
        <w:t xml:space="preserve">Definition:</w:t>
      </w:r>
    </w:p>
    <w:p w:rsidR="00000000" w:rsidDel="00000000" w:rsidP="00000000" w:rsidRDefault="00000000" w:rsidRPr="00000000" w14:paraId="000002A2">
      <w:pPr>
        <w:numPr>
          <w:ilvl w:val="0"/>
          <w:numId w:val="38"/>
        </w:numPr>
        <w:ind w:left="720" w:hanging="360"/>
        <w:rPr>
          <w:sz w:val="40"/>
          <w:szCs w:val="40"/>
          <w:u w:val="none"/>
        </w:rPr>
      </w:pPr>
      <w:r w:rsidDel="00000000" w:rsidR="00000000" w:rsidRPr="00000000">
        <w:rPr>
          <w:sz w:val="40"/>
          <w:szCs w:val="40"/>
          <w:rtl w:val="0"/>
        </w:rPr>
        <w:t xml:space="preserve">These attacks follow the principle of forcing the user’s computer to perform such operations which will cause it to waste resources.</w:t>
      </w:r>
    </w:p>
    <w:p w:rsidR="00000000" w:rsidDel="00000000" w:rsidP="00000000" w:rsidRDefault="00000000" w:rsidRPr="00000000" w14:paraId="000002A3">
      <w:pPr>
        <w:numPr>
          <w:ilvl w:val="0"/>
          <w:numId w:val="38"/>
        </w:numPr>
        <w:ind w:left="720" w:hanging="360"/>
        <w:rPr>
          <w:sz w:val="40"/>
          <w:szCs w:val="40"/>
          <w:u w:val="none"/>
        </w:rPr>
      </w:pPr>
      <w:r w:rsidDel="00000000" w:rsidR="00000000" w:rsidRPr="00000000">
        <w:rPr>
          <w:sz w:val="40"/>
          <w:szCs w:val="40"/>
          <w:rtl w:val="0"/>
        </w:rPr>
        <w:t xml:space="preserve">There are 2 such types of attacks.</w:t>
      </w:r>
    </w:p>
    <w:p w:rsidR="00000000" w:rsidDel="00000000" w:rsidP="00000000" w:rsidRDefault="00000000" w:rsidRPr="00000000" w14:paraId="000002A4">
      <w:pPr>
        <w:ind w:left="0" w:firstLine="0"/>
        <w:rPr>
          <w:sz w:val="40"/>
          <w:szCs w:val="40"/>
          <w:u w:val="single"/>
        </w:rPr>
      </w:pPr>
      <w:r w:rsidDel="00000000" w:rsidR="00000000" w:rsidRPr="00000000">
        <w:rPr>
          <w:rtl w:val="0"/>
        </w:rPr>
      </w:r>
    </w:p>
    <w:p w:rsidR="00000000" w:rsidDel="00000000" w:rsidP="00000000" w:rsidRDefault="00000000" w:rsidRPr="00000000" w14:paraId="000002A5">
      <w:pPr>
        <w:ind w:left="0" w:firstLine="0"/>
        <w:rPr>
          <w:sz w:val="40"/>
          <w:szCs w:val="40"/>
          <w:u w:val="single"/>
        </w:rPr>
      </w:pPr>
      <w:r w:rsidDel="00000000" w:rsidR="00000000" w:rsidRPr="00000000">
        <w:rPr>
          <w:rtl w:val="0"/>
        </w:rPr>
      </w:r>
    </w:p>
    <w:p w:rsidR="00000000" w:rsidDel="00000000" w:rsidP="00000000" w:rsidRDefault="00000000" w:rsidRPr="00000000" w14:paraId="000002A6">
      <w:pPr>
        <w:ind w:left="0" w:firstLine="0"/>
        <w:rPr>
          <w:sz w:val="40"/>
          <w:szCs w:val="40"/>
          <w:u w:val="single"/>
        </w:rPr>
      </w:pPr>
      <w:r w:rsidDel="00000000" w:rsidR="00000000" w:rsidRPr="00000000">
        <w:rPr>
          <w:sz w:val="40"/>
          <w:szCs w:val="40"/>
          <w:u w:val="single"/>
          <w:rtl w:val="0"/>
        </w:rPr>
        <w:t xml:space="preserve">Types:</w:t>
      </w:r>
    </w:p>
    <w:p w:rsidR="00000000" w:rsidDel="00000000" w:rsidP="00000000" w:rsidRDefault="00000000" w:rsidRPr="00000000" w14:paraId="000002A7">
      <w:pPr>
        <w:numPr>
          <w:ilvl w:val="0"/>
          <w:numId w:val="87"/>
        </w:numPr>
        <w:ind w:left="720" w:hanging="360"/>
        <w:rPr>
          <w:sz w:val="40"/>
          <w:szCs w:val="40"/>
        </w:rPr>
      </w:pPr>
      <w:r w:rsidDel="00000000" w:rsidR="00000000" w:rsidRPr="00000000">
        <w:rPr>
          <w:sz w:val="40"/>
          <w:szCs w:val="40"/>
          <w:u w:val="single"/>
          <w:rtl w:val="0"/>
        </w:rPr>
        <w:t xml:space="preserve">Session Initiation Protocol(SIP) flood attacks:</w:t>
      </w:r>
      <w:r w:rsidDel="00000000" w:rsidR="00000000" w:rsidRPr="00000000">
        <w:rPr>
          <w:sz w:val="40"/>
          <w:szCs w:val="40"/>
          <w:rtl w:val="0"/>
        </w:rPr>
        <w:t xml:space="preserve"> SIP is a protocol that is used for video calling, and instant messaging over the internet. Attackers generate thousands of INVITEs which requires a lot of resources, this causes the proxy server to be overwhelmed by consuming resources to resolve the INVITE requests and by overloading the network's capacity.</w:t>
      </w:r>
      <w:r w:rsidDel="00000000" w:rsidR="00000000" w:rsidRPr="00000000">
        <w:rPr>
          <w:rtl w:val="0"/>
        </w:rPr>
      </w:r>
    </w:p>
    <w:p w:rsidR="00000000" w:rsidDel="00000000" w:rsidP="00000000" w:rsidRDefault="00000000" w:rsidRPr="00000000" w14:paraId="000002A8">
      <w:pPr>
        <w:numPr>
          <w:ilvl w:val="0"/>
          <w:numId w:val="87"/>
        </w:numPr>
        <w:ind w:left="720" w:hanging="360"/>
        <w:rPr>
          <w:sz w:val="40"/>
          <w:szCs w:val="40"/>
          <w:u w:val="none"/>
        </w:rPr>
      </w:pPr>
      <w:r w:rsidDel="00000000" w:rsidR="00000000" w:rsidRPr="00000000">
        <w:rPr>
          <w:sz w:val="40"/>
          <w:szCs w:val="40"/>
          <w:u w:val="single"/>
          <w:rtl w:val="0"/>
        </w:rPr>
        <w:t xml:space="preserve">Hyper Text Transfer Protocol(HTTP) flood attack:</w:t>
      </w:r>
      <w:r w:rsidDel="00000000" w:rsidR="00000000" w:rsidRPr="00000000">
        <w:rPr>
          <w:sz w:val="40"/>
          <w:szCs w:val="40"/>
          <w:rtl w:val="0"/>
        </w:rPr>
        <w:t xml:space="preserve"> raiders and hijackers target servers by overwhelming servers with HTTP requests so that they are unable to respond to normal traffic.</w:t>
      </w:r>
    </w:p>
    <w:p w:rsidR="00000000" w:rsidDel="00000000" w:rsidP="00000000" w:rsidRDefault="00000000" w:rsidRPr="00000000" w14:paraId="000002A9">
      <w:pPr>
        <w:ind w:left="0" w:firstLine="0"/>
        <w:rPr>
          <w:sz w:val="40"/>
          <w:szCs w:val="40"/>
          <w:u w:val="single"/>
        </w:rPr>
      </w:pPr>
      <w:r w:rsidDel="00000000" w:rsidR="00000000" w:rsidRPr="00000000">
        <w:rPr>
          <w:sz w:val="40"/>
          <w:szCs w:val="40"/>
          <w:u w:val="single"/>
          <w:rtl w:val="0"/>
        </w:rPr>
        <w:t xml:space="preserve">Preventing DDoS/Dos:</w:t>
      </w:r>
    </w:p>
    <w:p w:rsidR="00000000" w:rsidDel="00000000" w:rsidP="00000000" w:rsidRDefault="00000000" w:rsidRPr="00000000" w14:paraId="000002AA">
      <w:pPr>
        <w:numPr>
          <w:ilvl w:val="0"/>
          <w:numId w:val="22"/>
        </w:numPr>
        <w:ind w:left="720" w:hanging="360"/>
        <w:rPr>
          <w:sz w:val="40"/>
          <w:szCs w:val="40"/>
          <w:u w:val="none"/>
        </w:rPr>
      </w:pPr>
      <w:r w:rsidDel="00000000" w:rsidR="00000000" w:rsidRPr="00000000">
        <w:rPr>
          <w:sz w:val="40"/>
          <w:szCs w:val="40"/>
          <w:rtl w:val="0"/>
        </w:rPr>
        <w:t xml:space="preserve"> Anti Spoofing software</w:t>
      </w:r>
    </w:p>
    <w:p w:rsidR="00000000" w:rsidDel="00000000" w:rsidP="00000000" w:rsidRDefault="00000000" w:rsidRPr="00000000" w14:paraId="000002AB">
      <w:pPr>
        <w:numPr>
          <w:ilvl w:val="0"/>
          <w:numId w:val="22"/>
        </w:numPr>
        <w:ind w:left="720" w:hanging="360"/>
        <w:rPr>
          <w:sz w:val="40"/>
          <w:szCs w:val="40"/>
          <w:u w:val="none"/>
        </w:rPr>
      </w:pPr>
      <w:r w:rsidDel="00000000" w:rsidR="00000000" w:rsidRPr="00000000">
        <w:rPr>
          <w:sz w:val="40"/>
          <w:szCs w:val="40"/>
          <w:rtl w:val="0"/>
        </w:rPr>
        <w:t xml:space="preserve">Monitoring traffic and identifying abnormal traffic.</w:t>
      </w:r>
    </w:p>
    <w:p w:rsidR="00000000" w:rsidDel="00000000" w:rsidP="00000000" w:rsidRDefault="00000000" w:rsidRPr="00000000" w14:paraId="000002AC">
      <w:pPr>
        <w:numPr>
          <w:ilvl w:val="0"/>
          <w:numId w:val="22"/>
        </w:numPr>
        <w:ind w:left="720" w:hanging="360"/>
        <w:rPr>
          <w:sz w:val="40"/>
          <w:szCs w:val="40"/>
          <w:u w:val="none"/>
        </w:rPr>
      </w:pPr>
      <w:r w:rsidDel="00000000" w:rsidR="00000000" w:rsidRPr="00000000">
        <w:rPr>
          <w:sz w:val="40"/>
          <w:szCs w:val="40"/>
          <w:rtl w:val="0"/>
        </w:rPr>
        <w:t xml:space="preserve">Deploy packet tracing</w:t>
      </w:r>
    </w:p>
    <w:p w:rsidR="00000000" w:rsidDel="00000000" w:rsidP="00000000" w:rsidRDefault="00000000" w:rsidRPr="00000000" w14:paraId="000002AD">
      <w:pPr>
        <w:numPr>
          <w:ilvl w:val="0"/>
          <w:numId w:val="22"/>
        </w:numPr>
        <w:ind w:left="720" w:hanging="360"/>
        <w:rPr>
          <w:sz w:val="40"/>
          <w:szCs w:val="40"/>
          <w:u w:val="none"/>
        </w:rPr>
      </w:pPr>
      <w:r w:rsidDel="00000000" w:rsidR="00000000" w:rsidRPr="00000000">
        <w:rPr>
          <w:sz w:val="40"/>
          <w:szCs w:val="40"/>
          <w:rtl w:val="0"/>
        </w:rPr>
        <w:t xml:space="preserve">Have a contingency plan</w:t>
      </w:r>
    </w:p>
    <w:p w:rsidR="00000000" w:rsidDel="00000000" w:rsidP="00000000" w:rsidRDefault="00000000" w:rsidRPr="00000000" w14:paraId="000002AE">
      <w:pPr>
        <w:numPr>
          <w:ilvl w:val="0"/>
          <w:numId w:val="22"/>
        </w:numPr>
        <w:ind w:left="720" w:hanging="360"/>
        <w:rPr>
          <w:sz w:val="40"/>
          <w:szCs w:val="40"/>
          <w:u w:val="none"/>
        </w:rPr>
      </w:pPr>
      <w:r w:rsidDel="00000000" w:rsidR="00000000" w:rsidRPr="00000000">
        <w:rPr>
          <w:sz w:val="40"/>
          <w:szCs w:val="40"/>
          <w:rtl w:val="0"/>
        </w:rPr>
        <w:t xml:space="preserve">Deploying CDNs, the content distribution network helps boots efficiency by using caches and finding the shortest path for the end user to get resources</w:t>
      </w:r>
      <w:r w:rsidDel="00000000" w:rsidR="00000000" w:rsidRPr="00000000">
        <w:rPr>
          <w:rtl w:val="0"/>
        </w:rPr>
      </w:r>
    </w:p>
    <w:p w:rsidR="00000000" w:rsidDel="00000000" w:rsidP="00000000" w:rsidRDefault="00000000" w:rsidRPr="00000000" w14:paraId="000002AF">
      <w:pPr>
        <w:ind w:left="0" w:firstLine="0"/>
        <w:rPr>
          <w:color w:val="202122"/>
          <w:sz w:val="40"/>
          <w:szCs w:val="40"/>
          <w:highlight w:val="white"/>
          <w:u w:val="single"/>
        </w:rPr>
      </w:pPr>
      <w:r w:rsidDel="00000000" w:rsidR="00000000" w:rsidRPr="00000000">
        <w:rPr>
          <w:b w:val="1"/>
          <w:color w:val="202122"/>
          <w:sz w:val="40"/>
          <w:szCs w:val="40"/>
          <w:highlight w:val="white"/>
          <w:u w:val="single"/>
          <w:rtl w:val="0"/>
        </w:rPr>
        <w:t xml:space="preserve">Web Server application attacks:</w:t>
        <w:br w:type="textWrapping"/>
      </w:r>
      <w:r w:rsidDel="00000000" w:rsidR="00000000" w:rsidRPr="00000000">
        <w:rPr>
          <w:color w:val="202122"/>
          <w:sz w:val="40"/>
          <w:szCs w:val="40"/>
          <w:highlight w:val="white"/>
          <w:u w:val="single"/>
          <w:rtl w:val="0"/>
        </w:rPr>
        <w:t xml:space="preserve">Definition:</w:t>
      </w:r>
    </w:p>
    <w:p w:rsidR="00000000" w:rsidDel="00000000" w:rsidP="00000000" w:rsidRDefault="00000000" w:rsidRPr="00000000" w14:paraId="000002B0">
      <w:pPr>
        <w:numPr>
          <w:ilvl w:val="0"/>
          <w:numId w:val="7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are the types of attacks that try to exploit web applications, which are much harder to secure as they are very dynamic.</w:t>
      </w:r>
    </w:p>
    <w:p w:rsidR="00000000" w:rsidDel="00000000" w:rsidP="00000000" w:rsidRDefault="00000000" w:rsidRPr="00000000" w14:paraId="000002B1">
      <w:pPr>
        <w:numPr>
          <w:ilvl w:val="0"/>
          <w:numId w:val="7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Attacks which exploit previously unknown vulnerabilities are known as </w:t>
      </w:r>
      <w:r w:rsidDel="00000000" w:rsidR="00000000" w:rsidRPr="00000000">
        <w:rPr>
          <w:color w:val="0000ff"/>
          <w:sz w:val="40"/>
          <w:szCs w:val="40"/>
          <w:highlight w:val="white"/>
          <w:rtl w:val="0"/>
        </w:rPr>
        <w:t xml:space="preserve">Zero day attacks.</w:t>
      </w:r>
    </w:p>
    <w:p w:rsidR="00000000" w:rsidDel="00000000" w:rsidP="00000000" w:rsidRDefault="00000000" w:rsidRPr="00000000" w14:paraId="000002B2">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Types:</w:t>
      </w:r>
    </w:p>
    <w:p w:rsidR="00000000" w:rsidDel="00000000" w:rsidP="00000000" w:rsidRDefault="00000000" w:rsidRPr="00000000" w14:paraId="000002B3">
      <w:pPr>
        <w:ind w:left="0" w:firstLine="0"/>
        <w:rPr>
          <w:color w:val="202122"/>
          <w:sz w:val="40"/>
          <w:szCs w:val="40"/>
          <w:highlight w:val="white"/>
        </w:rPr>
      </w:pPr>
      <w:r w:rsidDel="00000000" w:rsidR="00000000" w:rsidRPr="00000000">
        <w:rPr>
          <w:color w:val="202122"/>
          <w:sz w:val="40"/>
          <w:szCs w:val="40"/>
          <w:highlight w:val="white"/>
          <w:rtl w:val="0"/>
        </w:rPr>
        <w:t xml:space="preserve">Coss-site attacks: There 2 main subtypes</w:t>
      </w:r>
    </w:p>
    <w:p w:rsidR="00000000" w:rsidDel="00000000" w:rsidP="00000000" w:rsidRDefault="00000000" w:rsidRPr="00000000" w14:paraId="000002B4">
      <w:pPr>
        <w:numPr>
          <w:ilvl w:val="0"/>
          <w:numId w:val="46"/>
        </w:numPr>
        <w:ind w:left="720" w:hanging="360"/>
        <w:rPr>
          <w:color w:val="202122"/>
          <w:sz w:val="40"/>
          <w:szCs w:val="40"/>
          <w:highlight w:val="white"/>
          <w:u w:val="none"/>
        </w:rPr>
      </w:pPr>
      <w:r w:rsidDel="00000000" w:rsidR="00000000" w:rsidRPr="00000000">
        <w:rPr>
          <w:color w:val="202122"/>
          <w:sz w:val="40"/>
          <w:szCs w:val="40"/>
          <w:highlight w:val="white"/>
          <w:rtl w:val="0"/>
        </w:rPr>
        <w:t xml:space="preserve">Cross-site attacks(XSS): </w:t>
      </w:r>
    </w:p>
    <w:p w:rsidR="00000000" w:rsidDel="00000000" w:rsidP="00000000" w:rsidRDefault="00000000" w:rsidRPr="00000000" w14:paraId="000002B5">
      <w:pPr>
        <w:numPr>
          <w:ilvl w:val="1"/>
          <w:numId w:val="46"/>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 When a website takes an input from the user without authentication, it allows the attacker to store malicious instructions.</w:t>
      </w:r>
    </w:p>
    <w:p w:rsidR="00000000" w:rsidDel="00000000" w:rsidP="00000000" w:rsidRDefault="00000000" w:rsidRPr="00000000" w14:paraId="000002B6">
      <w:pPr>
        <w:numPr>
          <w:ilvl w:val="1"/>
          <w:numId w:val="46"/>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XSS attacks requires a website that meets the following conditions:</w:t>
      </w:r>
    </w:p>
    <w:p w:rsidR="00000000" w:rsidDel="00000000" w:rsidP="00000000" w:rsidRDefault="00000000" w:rsidRPr="00000000" w14:paraId="000002B7">
      <w:pPr>
        <w:numPr>
          <w:ilvl w:val="2"/>
          <w:numId w:val="46"/>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A website which takes an input from the user without authentication</w:t>
      </w:r>
    </w:p>
    <w:p w:rsidR="00000000" w:rsidDel="00000000" w:rsidP="00000000" w:rsidRDefault="00000000" w:rsidRPr="00000000" w14:paraId="000002B8">
      <w:pPr>
        <w:numPr>
          <w:ilvl w:val="2"/>
          <w:numId w:val="46"/>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The input is used in a response</w:t>
      </w:r>
    </w:p>
    <w:p w:rsidR="00000000" w:rsidDel="00000000" w:rsidP="00000000" w:rsidRDefault="00000000" w:rsidRPr="00000000" w14:paraId="000002B9">
      <w:pPr>
        <w:numPr>
          <w:ilvl w:val="0"/>
          <w:numId w:val="46"/>
        </w:numPr>
        <w:ind w:left="720" w:hanging="360"/>
        <w:rPr>
          <w:color w:val="202122"/>
          <w:sz w:val="40"/>
          <w:szCs w:val="40"/>
          <w:highlight w:val="white"/>
          <w:u w:val="none"/>
        </w:rPr>
      </w:pPr>
      <w:r w:rsidDel="00000000" w:rsidR="00000000" w:rsidRPr="00000000">
        <w:rPr>
          <w:color w:val="202122"/>
          <w:sz w:val="40"/>
          <w:szCs w:val="40"/>
          <w:highlight w:val="white"/>
          <w:rtl w:val="0"/>
        </w:rPr>
        <w:t xml:space="preserve">Cross-site Forgery(XSRF):</w:t>
      </w:r>
    </w:p>
    <w:p w:rsidR="00000000" w:rsidDel="00000000" w:rsidP="00000000" w:rsidRDefault="00000000" w:rsidRPr="00000000" w14:paraId="000002BA">
      <w:pPr>
        <w:numPr>
          <w:ilvl w:val="1"/>
          <w:numId w:val="46"/>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In this attack an attacker can use the user browser's settings to impersonate the user and use his credentials.</w:t>
      </w:r>
    </w:p>
    <w:p w:rsidR="00000000" w:rsidDel="00000000" w:rsidP="00000000" w:rsidRDefault="00000000" w:rsidRPr="00000000" w14:paraId="000002BB">
      <w:pPr>
        <w:numPr>
          <w:ilvl w:val="1"/>
          <w:numId w:val="46"/>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can be further improved by using social engineering to send legit looking email request and if the user has saved these passwords on the browser then using those credentials the attacker can take multiple actions such as:</w:t>
      </w:r>
    </w:p>
    <w:p w:rsidR="00000000" w:rsidDel="00000000" w:rsidP="00000000" w:rsidRDefault="00000000" w:rsidRPr="00000000" w14:paraId="000002BC">
      <w:pPr>
        <w:numPr>
          <w:ilvl w:val="2"/>
          <w:numId w:val="46"/>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Transfers funds</w:t>
      </w:r>
    </w:p>
    <w:p w:rsidR="00000000" w:rsidDel="00000000" w:rsidP="00000000" w:rsidRDefault="00000000" w:rsidRPr="00000000" w14:paraId="000002BD">
      <w:pPr>
        <w:numPr>
          <w:ilvl w:val="2"/>
          <w:numId w:val="46"/>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Access Sensitive data and records</w:t>
      </w:r>
    </w:p>
    <w:p w:rsidR="00000000" w:rsidDel="00000000" w:rsidP="00000000" w:rsidRDefault="00000000" w:rsidRPr="00000000" w14:paraId="000002BE">
      <w:pPr>
        <w:numPr>
          <w:ilvl w:val="2"/>
          <w:numId w:val="46"/>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Impersonate a person on any website</w:t>
      </w:r>
    </w:p>
    <w:p w:rsidR="00000000" w:rsidDel="00000000" w:rsidP="00000000" w:rsidRDefault="00000000" w:rsidRPr="00000000" w14:paraId="000002BF">
      <w:pPr>
        <w:ind w:left="0" w:firstLine="0"/>
        <w:rPr>
          <w:color w:val="202122"/>
          <w:sz w:val="40"/>
          <w:szCs w:val="40"/>
          <w:highlight w:val="white"/>
        </w:rPr>
      </w:pPr>
      <w:r w:rsidDel="00000000" w:rsidR="00000000" w:rsidRPr="00000000">
        <w:rPr>
          <w:color w:val="202122"/>
          <w:sz w:val="40"/>
          <w:szCs w:val="40"/>
          <w:highlight w:val="white"/>
          <w:rtl w:val="0"/>
        </w:rPr>
        <w:t xml:space="preserve">Injection: Entering a specific or new input to exploit certain vulnerabilities in a system. </w:t>
      </w:r>
    </w:p>
    <w:p w:rsidR="00000000" w:rsidDel="00000000" w:rsidP="00000000" w:rsidRDefault="00000000" w:rsidRPr="00000000" w14:paraId="000002C0">
      <w:pPr>
        <w:numPr>
          <w:ilvl w:val="0"/>
          <w:numId w:val="5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One of the most common injection attacks include SQL injection attacks, which involve attacks using SQL to manipulate data in a database.</w:t>
      </w:r>
    </w:p>
    <w:p w:rsidR="00000000" w:rsidDel="00000000" w:rsidP="00000000" w:rsidRDefault="00000000" w:rsidRPr="00000000" w14:paraId="000002C1">
      <w:pPr>
        <w:numPr>
          <w:ilvl w:val="0"/>
          <w:numId w:val="5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Nowadays most forms have a username and password option.</w:t>
      </w:r>
    </w:p>
    <w:p w:rsidR="00000000" w:rsidDel="00000000" w:rsidP="00000000" w:rsidRDefault="00000000" w:rsidRPr="00000000" w14:paraId="000002C2">
      <w:pPr>
        <w:numPr>
          <w:ilvl w:val="0"/>
          <w:numId w:val="5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are connected to a database. </w:t>
      </w:r>
    </w:p>
    <w:p w:rsidR="00000000" w:rsidDel="00000000" w:rsidP="00000000" w:rsidRDefault="00000000" w:rsidRPr="00000000" w14:paraId="000002C3">
      <w:pPr>
        <w:numPr>
          <w:ilvl w:val="0"/>
          <w:numId w:val="5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An assaulter ca check if the data is being properly filtered by entering an email address with a single quote at the end if an error like </w:t>
      </w:r>
      <w:r w:rsidDel="00000000" w:rsidR="00000000" w:rsidRPr="00000000">
        <w:rPr>
          <w:i w:val="1"/>
          <w:color w:val="202122"/>
          <w:sz w:val="40"/>
          <w:szCs w:val="40"/>
          <w:highlight w:val="white"/>
          <w:rtl w:val="0"/>
        </w:rPr>
        <w:t xml:space="preserve">unknown email address entered </w:t>
      </w:r>
      <w:r w:rsidDel="00000000" w:rsidR="00000000" w:rsidRPr="00000000">
        <w:rPr>
          <w:color w:val="202122"/>
          <w:sz w:val="40"/>
          <w:szCs w:val="40"/>
          <w:highlight w:val="white"/>
          <w:rtl w:val="0"/>
        </w:rPr>
        <w:t xml:space="preserve">is shown that means that the data is being filtered properly, but if an error like </w:t>
      </w:r>
      <w:r w:rsidDel="00000000" w:rsidR="00000000" w:rsidRPr="00000000">
        <w:rPr>
          <w:i w:val="1"/>
          <w:color w:val="202122"/>
          <w:sz w:val="40"/>
          <w:szCs w:val="40"/>
          <w:highlight w:val="white"/>
          <w:rtl w:val="0"/>
        </w:rPr>
        <w:t xml:space="preserve">server failure </w:t>
      </w:r>
      <w:r w:rsidDel="00000000" w:rsidR="00000000" w:rsidRPr="00000000">
        <w:rPr>
          <w:color w:val="202122"/>
          <w:sz w:val="40"/>
          <w:szCs w:val="40"/>
          <w:highlight w:val="white"/>
          <w:rtl w:val="0"/>
        </w:rPr>
        <w:t xml:space="preserve"> is shown that means the data is not being filtered and it can be exploited.</w:t>
      </w:r>
    </w:p>
    <w:p w:rsidR="00000000" w:rsidDel="00000000" w:rsidP="00000000" w:rsidRDefault="00000000" w:rsidRPr="00000000" w14:paraId="000002C4">
      <w:pPr>
        <w:numPr>
          <w:ilvl w:val="0"/>
          <w:numId w:val="5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If the invader enters this command into the input: </w:t>
      </w:r>
    </w:p>
    <w:p w:rsidR="00000000" w:rsidDel="00000000" w:rsidP="00000000" w:rsidRDefault="00000000" w:rsidRPr="00000000" w14:paraId="000002C5">
      <w:pPr>
        <w:ind w:left="0" w:firstLine="0"/>
        <w:rPr>
          <w:color w:val="202122"/>
          <w:sz w:val="40"/>
          <w:szCs w:val="40"/>
          <w:highlight w:val="white"/>
        </w:rPr>
      </w:pPr>
      <w:r w:rsidDel="00000000" w:rsidR="00000000" w:rsidRPr="00000000">
        <w:rPr>
          <w:color w:val="202122"/>
          <w:sz w:val="40"/>
          <w:szCs w:val="40"/>
          <w:highlight w:val="white"/>
          <w:rtl w:val="0"/>
        </w:rPr>
        <w:t xml:space="preserve">SELECT fieldlist FROM table WHERE field w = = ‘ ’ hatever or a‘’ ‘’</w:t>
      </w:r>
    </w:p>
    <w:p w:rsidR="00000000" w:rsidDel="00000000" w:rsidP="00000000" w:rsidRDefault="00000000" w:rsidRPr="00000000" w14:paraId="000002C6">
      <w:pPr>
        <w:numPr>
          <w:ilvl w:val="0"/>
          <w:numId w:val="126"/>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Then the attacker can see all the valid email address </w:t>
      </w:r>
    </w:p>
    <w:p w:rsidR="00000000" w:rsidDel="00000000" w:rsidP="00000000" w:rsidRDefault="00000000" w:rsidRPr="00000000" w14:paraId="000002C7">
      <w:pPr>
        <w:numPr>
          <w:ilvl w:val="0"/>
          <w:numId w:val="126"/>
        </w:numPr>
        <w:ind w:left="720" w:hanging="360"/>
        <w:rPr>
          <w:color w:val="202122"/>
          <w:sz w:val="40"/>
          <w:szCs w:val="40"/>
          <w:highlight w:val="white"/>
          <w:u w:val="none"/>
        </w:rPr>
      </w:pPr>
      <w:r w:rsidDel="00000000" w:rsidR="00000000" w:rsidRPr="00000000">
        <w:rPr>
          <w:color w:val="202122"/>
          <w:sz w:val="40"/>
          <w:szCs w:val="40"/>
          <w:highlight w:val="white"/>
          <w:rtl w:val="0"/>
        </w:rPr>
        <w:t xml:space="preserve">He can also look for specific people, delete the table and even look up sensitive information like phone numbers and names.</w:t>
      </w:r>
    </w:p>
    <w:p w:rsidR="00000000" w:rsidDel="00000000" w:rsidP="00000000" w:rsidRDefault="00000000" w:rsidRPr="00000000" w14:paraId="000002C8">
      <w:pPr>
        <w:ind w:left="0" w:firstLine="0"/>
        <w:rPr>
          <w:color w:val="202122"/>
          <w:sz w:val="40"/>
          <w:szCs w:val="40"/>
          <w:highlight w:val="white"/>
        </w:rPr>
      </w:pPr>
      <w:r w:rsidDel="00000000" w:rsidR="00000000" w:rsidRPr="00000000">
        <w:rPr>
          <w:rtl w:val="0"/>
        </w:rPr>
      </w:r>
    </w:p>
    <w:p w:rsidR="00000000" w:rsidDel="00000000" w:rsidP="00000000" w:rsidRDefault="00000000" w:rsidRPr="00000000" w14:paraId="000002C9">
      <w:pPr>
        <w:ind w:left="0" w:firstLine="0"/>
        <w:rPr>
          <w:color w:val="202122"/>
          <w:sz w:val="40"/>
          <w:szCs w:val="40"/>
          <w:highlight w:val="white"/>
          <w:u w:val="single"/>
        </w:rPr>
      </w:pPr>
      <w:r w:rsidDel="00000000" w:rsidR="00000000" w:rsidRPr="00000000">
        <w:rPr>
          <w:b w:val="1"/>
          <w:color w:val="202122"/>
          <w:sz w:val="40"/>
          <w:szCs w:val="40"/>
          <w:highlight w:val="white"/>
          <w:u w:val="single"/>
          <w:rtl w:val="0"/>
        </w:rPr>
        <w:t xml:space="preserve">Hijacking:</w:t>
        <w:br w:type="textWrapping"/>
      </w:r>
      <w:r w:rsidDel="00000000" w:rsidR="00000000" w:rsidRPr="00000000">
        <w:rPr>
          <w:color w:val="202122"/>
          <w:sz w:val="40"/>
          <w:szCs w:val="40"/>
          <w:highlight w:val="white"/>
          <w:u w:val="single"/>
          <w:rtl w:val="0"/>
        </w:rPr>
        <w:t xml:space="preserve">Definition:</w:t>
      </w:r>
    </w:p>
    <w:p w:rsidR="00000000" w:rsidDel="00000000" w:rsidP="00000000" w:rsidRDefault="00000000" w:rsidRPr="00000000" w14:paraId="000002CA">
      <w:pPr>
        <w:numPr>
          <w:ilvl w:val="0"/>
          <w:numId w:val="10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An attack which uses illegally seized assets to utilise for attacks</w:t>
      </w:r>
    </w:p>
    <w:p w:rsidR="00000000" w:rsidDel="00000000" w:rsidP="00000000" w:rsidRDefault="00000000" w:rsidRPr="00000000" w14:paraId="000002CB">
      <w:pPr>
        <w:ind w:left="72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2CC">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2CD">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Types:</w:t>
      </w:r>
    </w:p>
    <w:p w:rsidR="00000000" w:rsidDel="00000000" w:rsidP="00000000" w:rsidRDefault="00000000" w:rsidRPr="00000000" w14:paraId="000002CE">
      <w:pPr>
        <w:numPr>
          <w:ilvl w:val="0"/>
          <w:numId w:val="97"/>
        </w:numPr>
        <w:ind w:left="720" w:hanging="360"/>
        <w:rPr>
          <w:sz w:val="40"/>
          <w:szCs w:val="40"/>
        </w:rPr>
      </w:pPr>
      <w:r w:rsidDel="00000000" w:rsidR="00000000" w:rsidRPr="00000000">
        <w:rPr>
          <w:sz w:val="40"/>
          <w:szCs w:val="40"/>
          <w:rtl w:val="0"/>
        </w:rPr>
        <w:t xml:space="preserve"> Session Hijacking:</w:t>
      </w:r>
    </w:p>
    <w:p w:rsidR="00000000" w:rsidDel="00000000" w:rsidP="00000000" w:rsidRDefault="00000000" w:rsidRPr="00000000" w14:paraId="000002CF">
      <w:pPr>
        <w:numPr>
          <w:ilvl w:val="1"/>
          <w:numId w:val="97"/>
        </w:numPr>
        <w:ind w:left="1440" w:hanging="360"/>
        <w:rPr>
          <w:sz w:val="40"/>
          <w:szCs w:val="40"/>
        </w:rPr>
      </w:pPr>
      <w:r w:rsidDel="00000000" w:rsidR="00000000" w:rsidRPr="00000000">
        <w:rPr>
          <w:sz w:val="40"/>
          <w:szCs w:val="40"/>
          <w:rtl w:val="0"/>
        </w:rPr>
        <w:t xml:space="preserve"> Whenever a user logs in to a secure web application, the user receives a session token, it is a string of random integers and characters.</w:t>
      </w:r>
    </w:p>
    <w:p w:rsidR="00000000" w:rsidDel="00000000" w:rsidP="00000000" w:rsidRDefault="00000000" w:rsidRPr="00000000" w14:paraId="000002D0">
      <w:pPr>
        <w:numPr>
          <w:ilvl w:val="1"/>
          <w:numId w:val="97"/>
        </w:numPr>
        <w:ind w:left="1440" w:hanging="360"/>
        <w:rPr>
          <w:sz w:val="40"/>
          <w:szCs w:val="40"/>
        </w:rPr>
      </w:pPr>
      <w:r w:rsidDel="00000000" w:rsidR="00000000" w:rsidRPr="00000000">
        <w:rPr>
          <w:sz w:val="40"/>
          <w:szCs w:val="40"/>
          <w:rtl w:val="0"/>
        </w:rPr>
        <w:t xml:space="preserve"> If a hijacker is able to steal this token he/she will be able to impersonate the user.</w:t>
      </w:r>
    </w:p>
    <w:p w:rsidR="00000000" w:rsidDel="00000000" w:rsidP="00000000" w:rsidRDefault="00000000" w:rsidRPr="00000000" w14:paraId="000002D1">
      <w:pPr>
        <w:numPr>
          <w:ilvl w:val="1"/>
          <w:numId w:val="97"/>
        </w:numPr>
        <w:ind w:left="1440" w:hanging="360"/>
        <w:rPr>
          <w:sz w:val="40"/>
          <w:szCs w:val="40"/>
        </w:rPr>
      </w:pPr>
      <w:r w:rsidDel="00000000" w:rsidR="00000000" w:rsidRPr="00000000">
        <w:rPr>
          <w:sz w:val="40"/>
          <w:szCs w:val="40"/>
          <w:rtl w:val="0"/>
        </w:rPr>
        <w:t xml:space="preserve">These tokens can be stolen with the previously mentioned techniques. </w:t>
      </w:r>
    </w:p>
    <w:p w:rsidR="00000000" w:rsidDel="00000000" w:rsidP="00000000" w:rsidRDefault="00000000" w:rsidRPr="00000000" w14:paraId="000002D2">
      <w:pPr>
        <w:numPr>
          <w:ilvl w:val="0"/>
          <w:numId w:val="97"/>
        </w:numPr>
        <w:ind w:left="720" w:hanging="360"/>
        <w:rPr>
          <w:sz w:val="40"/>
          <w:szCs w:val="40"/>
        </w:rPr>
      </w:pPr>
      <w:r w:rsidDel="00000000" w:rsidR="00000000" w:rsidRPr="00000000">
        <w:rPr>
          <w:sz w:val="40"/>
          <w:szCs w:val="40"/>
          <w:rtl w:val="0"/>
        </w:rPr>
        <w:t xml:space="preserve"> URL hijacking:</w:t>
      </w:r>
    </w:p>
    <w:p w:rsidR="00000000" w:rsidDel="00000000" w:rsidP="00000000" w:rsidRDefault="00000000" w:rsidRPr="00000000" w14:paraId="000002D3">
      <w:pPr>
        <w:numPr>
          <w:ilvl w:val="1"/>
          <w:numId w:val="97"/>
        </w:numPr>
        <w:ind w:left="1440" w:hanging="360"/>
        <w:rPr>
          <w:sz w:val="40"/>
          <w:szCs w:val="40"/>
        </w:rPr>
      </w:pPr>
      <w:r w:rsidDel="00000000" w:rsidR="00000000" w:rsidRPr="00000000">
        <w:rPr>
          <w:sz w:val="40"/>
          <w:szCs w:val="40"/>
          <w:rtl w:val="0"/>
        </w:rPr>
        <w:t xml:space="preserve">If you ever enter an incorrect URL you would have been show a 404 error, but nowadays people have created fake and bogus website so that if a URL has an incorrect domain or a misspelling then they will be redirected to their own website to generate revenue and steal information</w:t>
      </w:r>
    </w:p>
    <w:p w:rsidR="00000000" w:rsidDel="00000000" w:rsidP="00000000" w:rsidRDefault="00000000" w:rsidRPr="00000000" w14:paraId="000002D4">
      <w:pPr>
        <w:numPr>
          <w:ilvl w:val="1"/>
          <w:numId w:val="97"/>
        </w:numPr>
        <w:ind w:left="1440" w:hanging="360"/>
        <w:rPr>
          <w:sz w:val="40"/>
          <w:szCs w:val="40"/>
          <w:u w:val="none"/>
        </w:rPr>
      </w:pPr>
      <w:r w:rsidDel="00000000" w:rsidR="00000000" w:rsidRPr="00000000">
        <w:rPr>
          <w:sz w:val="40"/>
          <w:szCs w:val="40"/>
          <w:rtl w:val="0"/>
        </w:rPr>
        <w:t xml:space="preserve">Cyber criminals are also buying domains of the website(aka bitsquatting).</w:t>
      </w:r>
    </w:p>
    <w:p w:rsidR="00000000" w:rsidDel="00000000" w:rsidP="00000000" w:rsidRDefault="00000000" w:rsidRPr="00000000" w14:paraId="000002D5">
      <w:pPr>
        <w:numPr>
          <w:ilvl w:val="1"/>
          <w:numId w:val="97"/>
        </w:numPr>
        <w:ind w:left="1440" w:hanging="360"/>
        <w:rPr>
          <w:sz w:val="40"/>
          <w:szCs w:val="40"/>
          <w:u w:val="none"/>
        </w:rPr>
      </w:pPr>
      <w:r w:rsidDel="00000000" w:rsidR="00000000" w:rsidRPr="00000000">
        <w:rPr>
          <w:sz w:val="40"/>
          <w:szCs w:val="40"/>
          <w:rtl w:val="0"/>
        </w:rPr>
        <w:t xml:space="preserve">Because giant or international websites have many instances of a domain in a DNS server.</w:t>
      </w:r>
    </w:p>
    <w:p w:rsidR="00000000" w:rsidDel="00000000" w:rsidP="00000000" w:rsidRDefault="00000000" w:rsidRPr="00000000" w14:paraId="000002D6">
      <w:pPr>
        <w:numPr>
          <w:ilvl w:val="1"/>
          <w:numId w:val="97"/>
        </w:numPr>
        <w:ind w:left="1440" w:hanging="360"/>
        <w:rPr>
          <w:sz w:val="40"/>
          <w:szCs w:val="40"/>
          <w:u w:val="none"/>
        </w:rPr>
      </w:pPr>
      <w:r w:rsidDel="00000000" w:rsidR="00000000" w:rsidRPr="00000000">
        <w:rPr>
          <w:sz w:val="40"/>
          <w:szCs w:val="40"/>
          <w:rtl w:val="0"/>
        </w:rPr>
        <w:t xml:space="preserve">The best way to understand this is that, if even a single 1 is in an incorrect position, the person will be redirected to a different website. So for example if changing a single bit into the binary of g will convert it to f, the criminal will buy the domain foogle.com, as people will visit their site.</w:t>
      </w:r>
    </w:p>
    <w:p w:rsidR="00000000" w:rsidDel="00000000" w:rsidP="00000000" w:rsidRDefault="00000000" w:rsidRPr="00000000" w14:paraId="000002D7">
      <w:pPr>
        <w:rPr>
          <w:sz w:val="40"/>
          <w:szCs w:val="40"/>
        </w:rPr>
      </w:pPr>
      <w:r w:rsidDel="00000000" w:rsidR="00000000" w:rsidRPr="00000000">
        <w:rPr>
          <w:rtl w:val="0"/>
        </w:rPr>
      </w:r>
    </w:p>
    <w:p w:rsidR="00000000" w:rsidDel="00000000" w:rsidP="00000000" w:rsidRDefault="00000000" w:rsidRPr="00000000" w14:paraId="000002D8">
      <w:pPr>
        <w:rPr>
          <w:sz w:val="40"/>
          <w:szCs w:val="40"/>
        </w:rPr>
      </w:pPr>
      <w:r w:rsidDel="00000000" w:rsidR="00000000" w:rsidRPr="00000000">
        <w:rPr>
          <w:rtl w:val="0"/>
        </w:rPr>
      </w:r>
    </w:p>
    <w:p w:rsidR="00000000" w:rsidDel="00000000" w:rsidP="00000000" w:rsidRDefault="00000000" w:rsidRPr="00000000" w14:paraId="000002D9">
      <w:pPr>
        <w:numPr>
          <w:ilvl w:val="0"/>
          <w:numId w:val="97"/>
        </w:numPr>
        <w:ind w:left="720" w:hanging="360"/>
        <w:rPr>
          <w:sz w:val="40"/>
          <w:szCs w:val="40"/>
        </w:rPr>
      </w:pPr>
      <w:r w:rsidDel="00000000" w:rsidR="00000000" w:rsidRPr="00000000">
        <w:rPr>
          <w:sz w:val="40"/>
          <w:szCs w:val="40"/>
          <w:rtl w:val="0"/>
        </w:rPr>
        <w:t xml:space="preserve">Domain Hijacking:</w:t>
      </w:r>
    </w:p>
    <w:p w:rsidR="00000000" w:rsidDel="00000000" w:rsidP="00000000" w:rsidRDefault="00000000" w:rsidRPr="00000000" w14:paraId="000002DA">
      <w:pPr>
        <w:numPr>
          <w:ilvl w:val="1"/>
          <w:numId w:val="97"/>
        </w:numPr>
        <w:ind w:left="1440" w:hanging="360"/>
        <w:rPr>
          <w:sz w:val="40"/>
          <w:szCs w:val="40"/>
          <w:u w:val="none"/>
        </w:rPr>
      </w:pPr>
      <w:r w:rsidDel="00000000" w:rsidR="00000000" w:rsidRPr="00000000">
        <w:rPr>
          <w:sz w:val="40"/>
          <w:szCs w:val="40"/>
          <w:rtl w:val="0"/>
        </w:rPr>
        <w:t xml:space="preserve">It occurs when a hacker is able to change the domain pointer, which links a domain name to a specific web server, is changed</w:t>
      </w:r>
    </w:p>
    <w:p w:rsidR="00000000" w:rsidDel="00000000" w:rsidP="00000000" w:rsidRDefault="00000000" w:rsidRPr="00000000" w14:paraId="000002DB">
      <w:pPr>
        <w:numPr>
          <w:ilvl w:val="1"/>
          <w:numId w:val="97"/>
        </w:numPr>
        <w:ind w:left="1440" w:hanging="360"/>
        <w:rPr>
          <w:sz w:val="40"/>
          <w:szCs w:val="40"/>
          <w:u w:val="none"/>
        </w:rPr>
      </w:pPr>
      <w:r w:rsidDel="00000000" w:rsidR="00000000" w:rsidRPr="00000000">
        <w:rPr>
          <w:sz w:val="40"/>
          <w:szCs w:val="40"/>
          <w:rtl w:val="0"/>
        </w:rPr>
        <w:t xml:space="preserve">So whenever a person visits the website it will automatically redirect him to a different physical web server.</w:t>
      </w:r>
    </w:p>
    <w:p w:rsidR="00000000" w:rsidDel="00000000" w:rsidP="00000000" w:rsidRDefault="00000000" w:rsidRPr="00000000" w14:paraId="000002DC">
      <w:pPr>
        <w:numPr>
          <w:ilvl w:val="0"/>
          <w:numId w:val="97"/>
        </w:numPr>
        <w:ind w:left="720" w:hanging="360"/>
        <w:rPr>
          <w:sz w:val="40"/>
          <w:szCs w:val="40"/>
          <w:u w:val="none"/>
        </w:rPr>
      </w:pPr>
      <w:r w:rsidDel="00000000" w:rsidR="00000000" w:rsidRPr="00000000">
        <w:rPr>
          <w:sz w:val="40"/>
          <w:szCs w:val="40"/>
          <w:rtl w:val="0"/>
        </w:rPr>
        <w:t xml:space="preserve">Clickjacking:</w:t>
      </w:r>
    </w:p>
    <w:p w:rsidR="00000000" w:rsidDel="00000000" w:rsidP="00000000" w:rsidRDefault="00000000" w:rsidRPr="00000000" w14:paraId="000002DD">
      <w:pPr>
        <w:numPr>
          <w:ilvl w:val="1"/>
          <w:numId w:val="97"/>
        </w:numPr>
        <w:ind w:left="1440" w:hanging="360"/>
        <w:rPr>
          <w:sz w:val="40"/>
          <w:szCs w:val="40"/>
          <w:u w:val="none"/>
        </w:rPr>
      </w:pPr>
      <w:r w:rsidDel="00000000" w:rsidR="00000000" w:rsidRPr="00000000">
        <w:rPr>
          <w:sz w:val="40"/>
          <w:szCs w:val="40"/>
          <w:rtl w:val="0"/>
        </w:rPr>
        <w:t xml:space="preserve">Hijacking the click of a mouse is called clickjacking.</w:t>
      </w:r>
    </w:p>
    <w:p w:rsidR="00000000" w:rsidDel="00000000" w:rsidP="00000000" w:rsidRDefault="00000000" w:rsidRPr="00000000" w14:paraId="000002DE">
      <w:pPr>
        <w:numPr>
          <w:ilvl w:val="1"/>
          <w:numId w:val="97"/>
        </w:numPr>
        <w:ind w:left="1440" w:hanging="360"/>
        <w:rPr>
          <w:sz w:val="40"/>
          <w:szCs w:val="40"/>
          <w:u w:val="none"/>
        </w:rPr>
      </w:pPr>
      <w:r w:rsidDel="00000000" w:rsidR="00000000" w:rsidRPr="00000000">
        <w:rPr>
          <w:sz w:val="40"/>
          <w:szCs w:val="40"/>
          <w:rtl w:val="0"/>
        </w:rPr>
        <w:t xml:space="preserve">For example a felon might have a big button serving some function, but when clicked it has a hidden function(for example to transfer some funds to the felon bank account or something like that).</w:t>
      </w:r>
    </w:p>
    <w:p w:rsidR="00000000" w:rsidDel="00000000" w:rsidP="00000000" w:rsidRDefault="00000000" w:rsidRPr="00000000" w14:paraId="000002DF">
      <w:pPr>
        <w:numPr>
          <w:ilvl w:val="1"/>
          <w:numId w:val="97"/>
        </w:numPr>
        <w:ind w:left="1440" w:hanging="360"/>
        <w:rPr>
          <w:sz w:val="40"/>
          <w:szCs w:val="40"/>
          <w:u w:val="none"/>
        </w:rPr>
      </w:pPr>
      <w:r w:rsidDel="00000000" w:rsidR="00000000" w:rsidRPr="00000000">
        <w:rPr>
          <w:sz w:val="40"/>
          <w:szCs w:val="40"/>
          <w:rtl w:val="0"/>
        </w:rPr>
        <w:t xml:space="preserve">This is done with help of zero pixel IFrame, which allows 2 html links to be placed inside one another, they are invisible to the naked eye.</w:t>
      </w:r>
    </w:p>
    <w:p w:rsidR="00000000" w:rsidDel="00000000" w:rsidP="00000000" w:rsidRDefault="00000000" w:rsidRPr="00000000" w14:paraId="000002E0">
      <w:pPr>
        <w:ind w:left="0" w:firstLine="0"/>
        <w:rPr>
          <w:b w:val="1"/>
          <w:sz w:val="40"/>
          <w:szCs w:val="40"/>
          <w:u w:val="single"/>
        </w:rPr>
      </w:pPr>
      <w:r w:rsidDel="00000000" w:rsidR="00000000" w:rsidRPr="00000000">
        <w:rPr>
          <w:sz w:val="40"/>
          <w:szCs w:val="40"/>
          <w:rtl w:val="0"/>
        </w:rPr>
        <w:t xml:space="preserve"> </w:t>
      </w:r>
      <w:r w:rsidDel="00000000" w:rsidR="00000000" w:rsidRPr="00000000">
        <w:rPr>
          <w:b w:val="1"/>
          <w:sz w:val="40"/>
          <w:szCs w:val="40"/>
          <w:u w:val="single"/>
          <w:rtl w:val="0"/>
        </w:rPr>
        <w:t xml:space="preserve">Overflow:</w:t>
      </w:r>
    </w:p>
    <w:p w:rsidR="00000000" w:rsidDel="00000000" w:rsidP="00000000" w:rsidRDefault="00000000" w:rsidRPr="00000000" w14:paraId="000002E1">
      <w:pPr>
        <w:ind w:left="0" w:firstLine="0"/>
        <w:rPr>
          <w:sz w:val="40"/>
          <w:szCs w:val="40"/>
          <w:u w:val="single"/>
        </w:rPr>
      </w:pPr>
      <w:r w:rsidDel="00000000" w:rsidR="00000000" w:rsidRPr="00000000">
        <w:rPr>
          <w:sz w:val="40"/>
          <w:szCs w:val="40"/>
          <w:u w:val="single"/>
          <w:rtl w:val="0"/>
        </w:rPr>
        <w:t xml:space="preserve">Definition:</w:t>
      </w:r>
    </w:p>
    <w:p w:rsidR="00000000" w:rsidDel="00000000" w:rsidP="00000000" w:rsidRDefault="00000000" w:rsidRPr="00000000" w14:paraId="000002E2">
      <w:pPr>
        <w:numPr>
          <w:ilvl w:val="0"/>
          <w:numId w:val="52"/>
        </w:numPr>
        <w:ind w:left="720" w:hanging="360"/>
        <w:rPr>
          <w:sz w:val="40"/>
          <w:szCs w:val="40"/>
          <w:u w:val="none"/>
        </w:rPr>
      </w:pPr>
      <w:r w:rsidDel="00000000" w:rsidR="00000000" w:rsidRPr="00000000">
        <w:rPr>
          <w:sz w:val="40"/>
          <w:szCs w:val="40"/>
          <w:rtl w:val="0"/>
        </w:rPr>
        <w:t xml:space="preserve">They are the attacks they focus on storing values greater than the intended storage capacity to have an overflow occur.</w:t>
      </w:r>
    </w:p>
    <w:p w:rsidR="00000000" w:rsidDel="00000000" w:rsidP="00000000" w:rsidRDefault="00000000" w:rsidRPr="00000000" w14:paraId="000002E3">
      <w:pPr>
        <w:numPr>
          <w:ilvl w:val="0"/>
          <w:numId w:val="52"/>
        </w:numPr>
        <w:ind w:left="720" w:hanging="360"/>
        <w:rPr>
          <w:sz w:val="40"/>
          <w:szCs w:val="40"/>
          <w:u w:val="none"/>
        </w:rPr>
      </w:pPr>
      <w:r w:rsidDel="00000000" w:rsidR="00000000" w:rsidRPr="00000000">
        <w:rPr>
          <w:sz w:val="40"/>
          <w:szCs w:val="40"/>
          <w:rtl w:val="0"/>
        </w:rPr>
        <w:t xml:space="preserve">There are 2 main types: buffer overflow and integer overflow.</w:t>
      </w:r>
    </w:p>
    <w:p w:rsidR="00000000" w:rsidDel="00000000" w:rsidP="00000000" w:rsidRDefault="00000000" w:rsidRPr="00000000" w14:paraId="000002E4">
      <w:pPr>
        <w:ind w:left="0" w:firstLine="0"/>
        <w:rPr>
          <w:sz w:val="40"/>
          <w:szCs w:val="40"/>
          <w:u w:val="single"/>
        </w:rPr>
      </w:pPr>
      <w:r w:rsidDel="00000000" w:rsidR="00000000" w:rsidRPr="00000000">
        <w:rPr>
          <w:rtl w:val="0"/>
        </w:rPr>
      </w:r>
    </w:p>
    <w:p w:rsidR="00000000" w:rsidDel="00000000" w:rsidP="00000000" w:rsidRDefault="00000000" w:rsidRPr="00000000" w14:paraId="000002E5">
      <w:pPr>
        <w:ind w:left="0" w:firstLine="0"/>
        <w:rPr>
          <w:sz w:val="40"/>
          <w:szCs w:val="40"/>
          <w:u w:val="single"/>
        </w:rPr>
      </w:pPr>
      <w:r w:rsidDel="00000000" w:rsidR="00000000" w:rsidRPr="00000000">
        <w:rPr>
          <w:rtl w:val="0"/>
        </w:rPr>
      </w:r>
    </w:p>
    <w:p w:rsidR="00000000" w:rsidDel="00000000" w:rsidP="00000000" w:rsidRDefault="00000000" w:rsidRPr="00000000" w14:paraId="000002E6">
      <w:pPr>
        <w:ind w:left="0" w:firstLine="0"/>
        <w:rPr>
          <w:sz w:val="40"/>
          <w:szCs w:val="40"/>
          <w:u w:val="single"/>
        </w:rPr>
      </w:pPr>
      <w:r w:rsidDel="00000000" w:rsidR="00000000" w:rsidRPr="00000000">
        <w:rPr>
          <w:rtl w:val="0"/>
        </w:rPr>
      </w:r>
    </w:p>
    <w:p w:rsidR="00000000" w:rsidDel="00000000" w:rsidP="00000000" w:rsidRDefault="00000000" w:rsidRPr="00000000" w14:paraId="000002E7">
      <w:pPr>
        <w:ind w:left="0" w:firstLine="0"/>
        <w:rPr>
          <w:sz w:val="40"/>
          <w:szCs w:val="40"/>
          <w:u w:val="single"/>
        </w:rPr>
      </w:pPr>
      <w:r w:rsidDel="00000000" w:rsidR="00000000" w:rsidRPr="00000000">
        <w:rPr>
          <w:sz w:val="40"/>
          <w:szCs w:val="40"/>
          <w:u w:val="single"/>
          <w:rtl w:val="0"/>
        </w:rPr>
        <w:t xml:space="preserve">Types:</w:t>
      </w:r>
    </w:p>
    <w:p w:rsidR="00000000" w:rsidDel="00000000" w:rsidP="00000000" w:rsidRDefault="00000000" w:rsidRPr="00000000" w14:paraId="000002E8">
      <w:pPr>
        <w:numPr>
          <w:ilvl w:val="0"/>
          <w:numId w:val="16"/>
        </w:numPr>
        <w:ind w:left="720" w:hanging="360"/>
        <w:rPr>
          <w:sz w:val="40"/>
          <w:szCs w:val="40"/>
          <w:u w:val="none"/>
        </w:rPr>
      </w:pPr>
      <w:r w:rsidDel="00000000" w:rsidR="00000000" w:rsidRPr="00000000">
        <w:rPr>
          <w:sz w:val="40"/>
          <w:szCs w:val="40"/>
          <w:rtl w:val="0"/>
        </w:rPr>
        <w:t xml:space="preserve">Buffer overflow:</w:t>
      </w:r>
    </w:p>
    <w:p w:rsidR="00000000" w:rsidDel="00000000" w:rsidP="00000000" w:rsidRDefault="00000000" w:rsidRPr="00000000" w14:paraId="000002E9">
      <w:pPr>
        <w:numPr>
          <w:ilvl w:val="1"/>
          <w:numId w:val="16"/>
        </w:numPr>
        <w:ind w:left="1440" w:hanging="360"/>
        <w:rPr>
          <w:sz w:val="40"/>
          <w:szCs w:val="40"/>
          <w:u w:val="none"/>
        </w:rPr>
      </w:pPr>
      <w:r w:rsidDel="00000000" w:rsidR="00000000" w:rsidRPr="00000000">
        <w:rPr>
          <w:sz w:val="40"/>
          <w:szCs w:val="40"/>
          <w:rtl w:val="0"/>
        </w:rPr>
        <w:t xml:space="preserve"> A buffer overflow attack occurs when a process attempts to store data in RAM beyond the boundaries of a fixed-length storage buffer.</w:t>
      </w:r>
    </w:p>
    <w:p w:rsidR="00000000" w:rsidDel="00000000" w:rsidP="00000000" w:rsidRDefault="00000000" w:rsidRPr="00000000" w14:paraId="000002EA">
      <w:pPr>
        <w:numPr>
          <w:ilvl w:val="1"/>
          <w:numId w:val="16"/>
        </w:numPr>
        <w:ind w:left="1440" w:hanging="360"/>
        <w:rPr>
          <w:sz w:val="40"/>
          <w:szCs w:val="40"/>
          <w:u w:val="none"/>
        </w:rPr>
      </w:pPr>
      <w:r w:rsidDel="00000000" w:rsidR="00000000" w:rsidRPr="00000000">
        <w:rPr>
          <w:sz w:val="40"/>
          <w:szCs w:val="40"/>
          <w:rtl w:val="0"/>
        </w:rPr>
        <w:t xml:space="preserve">Usually these buffers contain the return address memory location, these can be overridden with the attackers malware code, so that when the program tries to run it instead runs the malware of the hacker :(.</w:t>
      </w:r>
    </w:p>
    <w:p w:rsidR="00000000" w:rsidDel="00000000" w:rsidP="00000000" w:rsidRDefault="00000000" w:rsidRPr="00000000" w14:paraId="000002EB">
      <w:pPr>
        <w:ind w:left="0" w:firstLine="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304800</wp:posOffset>
            </wp:positionV>
            <wp:extent cx="7496175" cy="3911094"/>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496175" cy="3911094"/>
                    </a:xfrm>
                    <a:prstGeom prst="rect"/>
                    <a:ln/>
                  </pic:spPr>
                </pic:pic>
              </a:graphicData>
            </a:graphic>
          </wp:anchor>
        </w:drawing>
      </w:r>
    </w:p>
    <w:p w:rsidR="00000000" w:rsidDel="00000000" w:rsidP="00000000" w:rsidRDefault="00000000" w:rsidRPr="00000000" w14:paraId="000002EC">
      <w:pPr>
        <w:ind w:left="0" w:firstLine="0"/>
        <w:rPr>
          <w:sz w:val="40"/>
          <w:szCs w:val="40"/>
        </w:rPr>
      </w:pPr>
      <w:r w:rsidDel="00000000" w:rsidR="00000000" w:rsidRPr="00000000">
        <w:rPr>
          <w:rtl w:val="0"/>
        </w:rPr>
      </w:r>
    </w:p>
    <w:p w:rsidR="00000000" w:rsidDel="00000000" w:rsidP="00000000" w:rsidRDefault="00000000" w:rsidRPr="00000000" w14:paraId="000002ED">
      <w:pPr>
        <w:ind w:left="0" w:firstLine="0"/>
        <w:rPr>
          <w:sz w:val="40"/>
          <w:szCs w:val="40"/>
        </w:rPr>
      </w:pPr>
      <w:r w:rsidDel="00000000" w:rsidR="00000000" w:rsidRPr="00000000">
        <w:rPr>
          <w:rtl w:val="0"/>
        </w:rPr>
      </w:r>
    </w:p>
    <w:p w:rsidR="00000000" w:rsidDel="00000000" w:rsidP="00000000" w:rsidRDefault="00000000" w:rsidRPr="00000000" w14:paraId="000002EE">
      <w:pPr>
        <w:numPr>
          <w:ilvl w:val="0"/>
          <w:numId w:val="16"/>
        </w:numPr>
        <w:ind w:left="720" w:hanging="360"/>
        <w:rPr>
          <w:sz w:val="40"/>
          <w:szCs w:val="40"/>
          <w:u w:val="none"/>
        </w:rPr>
      </w:pPr>
      <w:r w:rsidDel="00000000" w:rsidR="00000000" w:rsidRPr="00000000">
        <w:rPr>
          <w:sz w:val="40"/>
          <w:szCs w:val="40"/>
          <w:rtl w:val="0"/>
        </w:rPr>
        <w:t xml:space="preserve">Integer overflow:</w:t>
      </w:r>
    </w:p>
    <w:p w:rsidR="00000000" w:rsidDel="00000000" w:rsidP="00000000" w:rsidRDefault="00000000" w:rsidRPr="00000000" w14:paraId="000002EF">
      <w:pPr>
        <w:numPr>
          <w:ilvl w:val="1"/>
          <w:numId w:val="16"/>
        </w:numPr>
        <w:ind w:left="1440" w:hanging="360"/>
        <w:rPr>
          <w:sz w:val="40"/>
          <w:szCs w:val="40"/>
        </w:rPr>
      </w:pPr>
      <w:r w:rsidDel="00000000" w:rsidR="00000000" w:rsidRPr="00000000">
        <w:rPr>
          <w:sz w:val="40"/>
          <w:szCs w:val="40"/>
          <w:rtl w:val="0"/>
        </w:rPr>
        <w:t xml:space="preserve">an integer overflow attack, an attacker changes the value of a variable to something outside the range that the programmer had intended by using an integer overflow.</w:t>
      </w:r>
    </w:p>
    <w:p w:rsidR="00000000" w:rsidDel="00000000" w:rsidP="00000000" w:rsidRDefault="00000000" w:rsidRPr="00000000" w14:paraId="000002F0">
      <w:pPr>
        <w:numPr>
          <w:ilvl w:val="1"/>
          <w:numId w:val="16"/>
        </w:numPr>
        <w:ind w:left="1440" w:hanging="360"/>
        <w:rPr>
          <w:sz w:val="40"/>
          <w:szCs w:val="40"/>
          <w:u w:val="none"/>
        </w:rPr>
      </w:pPr>
      <w:r w:rsidDel="00000000" w:rsidR="00000000" w:rsidRPr="00000000">
        <w:rPr>
          <w:sz w:val="40"/>
          <w:szCs w:val="40"/>
          <w:rtl w:val="0"/>
        </w:rPr>
        <w:t xml:space="preserve">This can have many problems for example if a in supermarket an integer overflow would actually show a refund to the customer instead of calculating the correct amount of money.</w:t>
      </w:r>
    </w:p>
    <w:p w:rsidR="00000000" w:rsidDel="00000000" w:rsidP="00000000" w:rsidRDefault="00000000" w:rsidRPr="00000000" w14:paraId="000002F1">
      <w:pPr>
        <w:numPr>
          <w:ilvl w:val="1"/>
          <w:numId w:val="16"/>
        </w:numPr>
        <w:ind w:left="1440" w:hanging="360"/>
        <w:rPr>
          <w:sz w:val="40"/>
          <w:szCs w:val="40"/>
        </w:rPr>
      </w:pPr>
      <w:r w:rsidDel="00000000" w:rsidR="00000000" w:rsidRPr="00000000">
        <w:rPr>
          <w:sz w:val="40"/>
          <w:szCs w:val="40"/>
          <w:rtl w:val="0"/>
        </w:rPr>
        <w:t xml:space="preserve">An extreme example of an integer overflow attack would be withdrawing $1 from an account that has a balance of 0, which could cause a new balance of $4,294,967,295!</w:t>
      </w:r>
    </w:p>
    <w:p w:rsidR="00000000" w:rsidDel="00000000" w:rsidP="00000000" w:rsidRDefault="00000000" w:rsidRPr="00000000" w14:paraId="000002F2">
      <w:pPr>
        <w:ind w:left="0" w:firstLine="0"/>
        <w:rPr>
          <w:b w:val="1"/>
          <w:sz w:val="40"/>
          <w:szCs w:val="40"/>
          <w:u w:val="single"/>
        </w:rPr>
      </w:pPr>
      <w:r w:rsidDel="00000000" w:rsidR="00000000" w:rsidRPr="00000000">
        <w:rPr>
          <w:b w:val="1"/>
          <w:sz w:val="40"/>
          <w:szCs w:val="40"/>
          <w:u w:val="single"/>
          <w:rtl w:val="0"/>
        </w:rPr>
        <w:t xml:space="preserve">Advertising Attacks:</w:t>
      </w:r>
    </w:p>
    <w:p w:rsidR="00000000" w:rsidDel="00000000" w:rsidP="00000000" w:rsidRDefault="00000000" w:rsidRPr="00000000" w14:paraId="000002F3">
      <w:pPr>
        <w:ind w:left="0" w:firstLine="0"/>
        <w:rPr>
          <w:sz w:val="40"/>
          <w:szCs w:val="40"/>
          <w:u w:val="single"/>
        </w:rPr>
      </w:pPr>
      <w:r w:rsidDel="00000000" w:rsidR="00000000" w:rsidRPr="00000000">
        <w:rPr>
          <w:sz w:val="40"/>
          <w:szCs w:val="40"/>
          <w:u w:val="single"/>
          <w:rtl w:val="0"/>
        </w:rPr>
        <w:t xml:space="preserve">Definition:</w:t>
      </w:r>
    </w:p>
    <w:p w:rsidR="00000000" w:rsidDel="00000000" w:rsidP="00000000" w:rsidRDefault="00000000" w:rsidRPr="00000000" w14:paraId="000002F4">
      <w:pPr>
        <w:numPr>
          <w:ilvl w:val="0"/>
          <w:numId w:val="56"/>
        </w:numPr>
        <w:ind w:left="720" w:hanging="360"/>
        <w:rPr>
          <w:sz w:val="40"/>
          <w:szCs w:val="40"/>
          <w:u w:val="none"/>
        </w:rPr>
      </w:pPr>
      <w:r w:rsidDel="00000000" w:rsidR="00000000" w:rsidRPr="00000000">
        <w:rPr>
          <w:sz w:val="40"/>
          <w:szCs w:val="40"/>
          <w:rtl w:val="0"/>
        </w:rPr>
        <w:t xml:space="preserve">These are attacks that rely on advertising to trick users into seeing and or clicking their malware infected websites.</w:t>
      </w:r>
    </w:p>
    <w:p w:rsidR="00000000" w:rsidDel="00000000" w:rsidP="00000000" w:rsidRDefault="00000000" w:rsidRPr="00000000" w14:paraId="000002F5">
      <w:pPr>
        <w:numPr>
          <w:ilvl w:val="0"/>
          <w:numId w:val="56"/>
        </w:numPr>
        <w:ind w:left="720" w:hanging="360"/>
        <w:rPr>
          <w:sz w:val="40"/>
          <w:szCs w:val="40"/>
          <w:u w:val="none"/>
        </w:rPr>
      </w:pPr>
      <w:r w:rsidDel="00000000" w:rsidR="00000000" w:rsidRPr="00000000">
        <w:rPr>
          <w:sz w:val="40"/>
          <w:szCs w:val="40"/>
          <w:rtl w:val="0"/>
        </w:rPr>
        <w:t xml:space="preserve">There 2 main types:Malvertising and ad fraud.</w:t>
      </w:r>
    </w:p>
    <w:p w:rsidR="00000000" w:rsidDel="00000000" w:rsidP="00000000" w:rsidRDefault="00000000" w:rsidRPr="00000000" w14:paraId="000002F6">
      <w:pPr>
        <w:ind w:left="0" w:firstLine="0"/>
        <w:rPr>
          <w:sz w:val="40"/>
          <w:szCs w:val="40"/>
          <w:u w:val="single"/>
        </w:rPr>
      </w:pPr>
      <w:r w:rsidDel="00000000" w:rsidR="00000000" w:rsidRPr="00000000">
        <w:rPr>
          <w:sz w:val="40"/>
          <w:szCs w:val="40"/>
          <w:u w:val="single"/>
          <w:rtl w:val="0"/>
        </w:rPr>
        <w:t xml:space="preserve">Types:</w:t>
      </w:r>
    </w:p>
    <w:p w:rsidR="00000000" w:rsidDel="00000000" w:rsidP="00000000" w:rsidRDefault="00000000" w:rsidRPr="00000000" w14:paraId="000002F7">
      <w:pPr>
        <w:numPr>
          <w:ilvl w:val="0"/>
          <w:numId w:val="122"/>
        </w:numPr>
        <w:ind w:left="720" w:hanging="360"/>
        <w:rPr>
          <w:sz w:val="40"/>
          <w:szCs w:val="40"/>
          <w:u w:val="none"/>
        </w:rPr>
      </w:pPr>
      <w:r w:rsidDel="00000000" w:rsidR="00000000" w:rsidRPr="00000000">
        <w:rPr>
          <w:sz w:val="40"/>
          <w:szCs w:val="40"/>
          <w:rtl w:val="0"/>
        </w:rPr>
        <w:t xml:space="preserve">Malvertising:</w:t>
      </w:r>
    </w:p>
    <w:p w:rsidR="00000000" w:rsidDel="00000000" w:rsidP="00000000" w:rsidRDefault="00000000" w:rsidRPr="00000000" w14:paraId="000002F8">
      <w:pPr>
        <w:numPr>
          <w:ilvl w:val="1"/>
          <w:numId w:val="122"/>
        </w:numPr>
        <w:ind w:left="1440" w:hanging="360"/>
        <w:rPr>
          <w:sz w:val="40"/>
          <w:szCs w:val="40"/>
          <w:u w:val="none"/>
        </w:rPr>
      </w:pPr>
      <w:r w:rsidDel="00000000" w:rsidR="00000000" w:rsidRPr="00000000">
        <w:rPr>
          <w:sz w:val="40"/>
          <w:szCs w:val="40"/>
          <w:rtl w:val="0"/>
        </w:rPr>
        <w:t xml:space="preserve">This involves using reputable companies to infect them with malware infested ads and when the user clicks on anything they will show hundreds of them.</w:t>
      </w:r>
    </w:p>
    <w:p w:rsidR="00000000" w:rsidDel="00000000" w:rsidP="00000000" w:rsidRDefault="00000000" w:rsidRPr="00000000" w14:paraId="000002F9">
      <w:pPr>
        <w:numPr>
          <w:ilvl w:val="1"/>
          <w:numId w:val="122"/>
        </w:numPr>
        <w:ind w:left="1440" w:hanging="360"/>
        <w:rPr>
          <w:sz w:val="40"/>
          <w:szCs w:val="40"/>
          <w:u w:val="none"/>
        </w:rPr>
      </w:pPr>
      <w:r w:rsidDel="00000000" w:rsidR="00000000" w:rsidRPr="00000000">
        <w:rPr>
          <w:sz w:val="40"/>
          <w:szCs w:val="40"/>
          <w:rtl w:val="0"/>
        </w:rPr>
        <w:t xml:space="preserve">These will usually to downloading ransomware and trojans</w:t>
      </w:r>
    </w:p>
    <w:p w:rsidR="00000000" w:rsidDel="00000000" w:rsidP="00000000" w:rsidRDefault="00000000" w:rsidRPr="00000000" w14:paraId="000002FA">
      <w:pPr>
        <w:numPr>
          <w:ilvl w:val="1"/>
          <w:numId w:val="122"/>
        </w:numPr>
        <w:ind w:left="1440" w:hanging="360"/>
        <w:rPr>
          <w:sz w:val="40"/>
          <w:szCs w:val="40"/>
          <w:u w:val="none"/>
        </w:rPr>
      </w:pPr>
      <w:r w:rsidDel="00000000" w:rsidR="00000000" w:rsidRPr="00000000">
        <w:rPr>
          <w:sz w:val="40"/>
          <w:szCs w:val="40"/>
          <w:rtl w:val="0"/>
        </w:rPr>
        <w:t xml:space="preserve"> Preventing malvertising is difficult because:</w:t>
      </w:r>
    </w:p>
    <w:p w:rsidR="00000000" w:rsidDel="00000000" w:rsidP="00000000" w:rsidRDefault="00000000" w:rsidRPr="00000000" w14:paraId="000002FB">
      <w:pPr>
        <w:numPr>
          <w:ilvl w:val="2"/>
          <w:numId w:val="122"/>
        </w:numPr>
        <w:ind w:left="2160" w:hanging="360"/>
        <w:rPr>
          <w:sz w:val="40"/>
          <w:szCs w:val="40"/>
          <w:u w:val="none"/>
        </w:rPr>
      </w:pPr>
      <w:r w:rsidDel="00000000" w:rsidR="00000000" w:rsidRPr="00000000">
        <w:rPr>
          <w:sz w:val="40"/>
          <w:szCs w:val="40"/>
          <w:rtl w:val="0"/>
        </w:rPr>
        <w:t xml:space="preserve">Website operators are unaware of the types of ads that are being displayed.</w:t>
      </w:r>
    </w:p>
    <w:p w:rsidR="00000000" w:rsidDel="00000000" w:rsidP="00000000" w:rsidRDefault="00000000" w:rsidRPr="00000000" w14:paraId="000002FC">
      <w:pPr>
        <w:numPr>
          <w:ilvl w:val="2"/>
          <w:numId w:val="122"/>
        </w:numPr>
        <w:ind w:left="2160" w:hanging="360"/>
        <w:rPr>
          <w:sz w:val="40"/>
          <w:szCs w:val="40"/>
          <w:u w:val="none"/>
        </w:rPr>
      </w:pPr>
      <w:r w:rsidDel="00000000" w:rsidR="00000000" w:rsidRPr="00000000">
        <w:rPr>
          <w:sz w:val="40"/>
          <w:szCs w:val="40"/>
          <w:rtl w:val="0"/>
        </w:rPr>
        <w:t xml:space="preserve">Users have a false sense of security going to a “mainstream” website.</w:t>
      </w:r>
    </w:p>
    <w:p w:rsidR="00000000" w:rsidDel="00000000" w:rsidP="00000000" w:rsidRDefault="00000000" w:rsidRPr="00000000" w14:paraId="000002FD">
      <w:pPr>
        <w:numPr>
          <w:ilvl w:val="2"/>
          <w:numId w:val="122"/>
        </w:numPr>
        <w:ind w:left="2160" w:hanging="360"/>
        <w:rPr>
          <w:sz w:val="40"/>
          <w:szCs w:val="40"/>
          <w:u w:val="none"/>
        </w:rPr>
      </w:pPr>
      <w:r w:rsidDel="00000000" w:rsidR="00000000" w:rsidRPr="00000000">
        <w:rPr>
          <w:sz w:val="40"/>
          <w:szCs w:val="40"/>
          <w:rtl w:val="0"/>
        </w:rPr>
        <w:t xml:space="preserve">Turning off ads that support plug-ins such as Adobe Flash often disrupts the user’s web experience</w:t>
      </w:r>
    </w:p>
    <w:p w:rsidR="00000000" w:rsidDel="00000000" w:rsidP="00000000" w:rsidRDefault="00000000" w:rsidRPr="00000000" w14:paraId="000002FE">
      <w:pPr>
        <w:numPr>
          <w:ilvl w:val="0"/>
          <w:numId w:val="122"/>
        </w:numPr>
        <w:ind w:left="720" w:hanging="360"/>
        <w:rPr>
          <w:sz w:val="40"/>
          <w:szCs w:val="40"/>
          <w:u w:val="none"/>
        </w:rPr>
      </w:pPr>
      <w:r w:rsidDel="00000000" w:rsidR="00000000" w:rsidRPr="00000000">
        <w:rPr>
          <w:sz w:val="40"/>
          <w:szCs w:val="40"/>
          <w:rtl w:val="0"/>
        </w:rPr>
        <w:t xml:space="preserve">Ad fraud:</w:t>
      </w:r>
    </w:p>
    <w:p w:rsidR="00000000" w:rsidDel="00000000" w:rsidP="00000000" w:rsidRDefault="00000000" w:rsidRPr="00000000" w14:paraId="000002FF">
      <w:pPr>
        <w:numPr>
          <w:ilvl w:val="1"/>
          <w:numId w:val="122"/>
        </w:numPr>
        <w:ind w:left="1440" w:hanging="360"/>
        <w:rPr>
          <w:sz w:val="40"/>
          <w:szCs w:val="40"/>
          <w:u w:val="none"/>
        </w:rPr>
      </w:pPr>
      <w:r w:rsidDel="00000000" w:rsidR="00000000" w:rsidRPr="00000000">
        <w:rPr>
          <w:sz w:val="40"/>
          <w:szCs w:val="40"/>
          <w:rtl w:val="0"/>
        </w:rPr>
        <w:t xml:space="preserve">When we watch pre rolls(10-15 second video used for promotion) the advertiser who will display their ad bid against each other, the one who offers the highest bid is offered the slot, </w:t>
      </w:r>
    </w:p>
    <w:p w:rsidR="00000000" w:rsidDel="00000000" w:rsidP="00000000" w:rsidRDefault="00000000" w:rsidRPr="00000000" w14:paraId="00000300">
      <w:pPr>
        <w:numPr>
          <w:ilvl w:val="1"/>
          <w:numId w:val="122"/>
        </w:numPr>
        <w:ind w:left="1440" w:hanging="360"/>
        <w:rPr>
          <w:sz w:val="40"/>
          <w:szCs w:val="40"/>
          <w:u w:val="none"/>
        </w:rPr>
      </w:pPr>
      <w:r w:rsidDel="00000000" w:rsidR="00000000" w:rsidRPr="00000000">
        <w:rPr>
          <w:sz w:val="40"/>
          <w:szCs w:val="40"/>
          <w:rtl w:val="0"/>
        </w:rPr>
        <w:t xml:space="preserve">The ad is then directly sent from the advertiser and is received by the browser.</w:t>
      </w:r>
    </w:p>
    <w:p w:rsidR="00000000" w:rsidDel="00000000" w:rsidP="00000000" w:rsidRDefault="00000000" w:rsidRPr="00000000" w14:paraId="00000301">
      <w:pPr>
        <w:numPr>
          <w:ilvl w:val="1"/>
          <w:numId w:val="122"/>
        </w:numPr>
        <w:ind w:left="1440" w:hanging="360"/>
        <w:rPr>
          <w:sz w:val="40"/>
          <w:szCs w:val="40"/>
          <w:u w:val="none"/>
        </w:rPr>
      </w:pPr>
      <w:r w:rsidDel="00000000" w:rsidR="00000000" w:rsidRPr="00000000">
        <w:rPr>
          <w:sz w:val="40"/>
          <w:szCs w:val="40"/>
          <w:rtl w:val="0"/>
        </w:rPr>
        <w:t xml:space="preserve">The browser is also responsible for verifying that the user has actually watched the ad.</w:t>
      </w:r>
    </w:p>
    <w:p w:rsidR="00000000" w:rsidDel="00000000" w:rsidP="00000000" w:rsidRDefault="00000000" w:rsidRPr="00000000" w14:paraId="00000302">
      <w:pPr>
        <w:numPr>
          <w:ilvl w:val="1"/>
          <w:numId w:val="122"/>
        </w:numPr>
        <w:ind w:left="1440" w:hanging="360"/>
        <w:rPr>
          <w:sz w:val="40"/>
          <w:szCs w:val="40"/>
          <w:u w:val="none"/>
        </w:rPr>
      </w:pPr>
      <w:r w:rsidDel="00000000" w:rsidR="00000000" w:rsidRPr="00000000">
        <w:rPr>
          <w:sz w:val="40"/>
          <w:szCs w:val="40"/>
          <w:rtl w:val="0"/>
        </w:rPr>
        <w:t xml:space="preserve">Thieves have created a bot that is able to spoof all the necessary interactions needed to initiate, carry out, and complete the ad auction. This bot is called Methbot</w:t>
      </w:r>
    </w:p>
    <w:p w:rsidR="00000000" w:rsidDel="00000000" w:rsidP="00000000" w:rsidRDefault="00000000" w:rsidRPr="00000000" w14:paraId="00000303">
      <w:pPr>
        <w:numPr>
          <w:ilvl w:val="1"/>
          <w:numId w:val="122"/>
        </w:numPr>
        <w:ind w:left="1440" w:hanging="360"/>
        <w:rPr>
          <w:sz w:val="40"/>
          <w:szCs w:val="40"/>
          <w:u w:val="none"/>
        </w:rPr>
      </w:pPr>
      <w:r w:rsidDel="00000000" w:rsidR="00000000" w:rsidRPr="00000000">
        <w:rPr>
          <w:sz w:val="40"/>
          <w:szCs w:val="40"/>
          <w:rtl w:val="0"/>
        </w:rPr>
        <w:t xml:space="preserve">Methbot contacts the advertiser, acting like the website, asking them to display their ads.</w:t>
      </w:r>
    </w:p>
    <w:p w:rsidR="00000000" w:rsidDel="00000000" w:rsidP="00000000" w:rsidRDefault="00000000" w:rsidRPr="00000000" w14:paraId="00000304">
      <w:pPr>
        <w:numPr>
          <w:ilvl w:val="1"/>
          <w:numId w:val="122"/>
        </w:numPr>
        <w:ind w:left="1440" w:hanging="360"/>
        <w:rPr>
          <w:sz w:val="40"/>
          <w:szCs w:val="40"/>
          <w:u w:val="none"/>
        </w:rPr>
      </w:pPr>
      <w:r w:rsidDel="00000000" w:rsidR="00000000" w:rsidRPr="00000000">
        <w:rPr>
          <w:sz w:val="40"/>
          <w:szCs w:val="40"/>
          <w:rtl w:val="0"/>
        </w:rPr>
        <w:t xml:space="preserve">The company adds them to the auction list, after the auction process Methbot acts like the browser who verifies that the user has actually watched the ads, but in reality they are played by spoofed IP addresses and they trick the advertisers into giving the creators of methbot fake views.</w:t>
      </w:r>
    </w:p>
    <w:p w:rsidR="00000000" w:rsidDel="00000000" w:rsidP="00000000" w:rsidRDefault="00000000" w:rsidRPr="00000000" w14:paraId="00000305">
      <w:pPr>
        <w:numPr>
          <w:ilvl w:val="1"/>
          <w:numId w:val="122"/>
        </w:numPr>
        <w:ind w:left="1440" w:hanging="360"/>
        <w:rPr>
          <w:sz w:val="40"/>
          <w:szCs w:val="40"/>
          <w:u w:val="none"/>
        </w:rPr>
      </w:pPr>
      <w:r w:rsidDel="00000000" w:rsidR="00000000" w:rsidRPr="00000000">
        <w:rPr>
          <w:sz w:val="40"/>
          <w:szCs w:val="40"/>
          <w:rtl w:val="0"/>
        </w:rPr>
        <w:t xml:space="preserve">This way nearly $5 million dollars are stolen a day.</w:t>
      </w:r>
    </w:p>
    <w:p w:rsidR="00000000" w:rsidDel="00000000" w:rsidP="00000000" w:rsidRDefault="00000000" w:rsidRPr="00000000" w14:paraId="00000306">
      <w:pPr>
        <w:rPr>
          <w:sz w:val="40"/>
          <w:szCs w:val="40"/>
        </w:rPr>
      </w:pPr>
      <w:r w:rsidDel="00000000" w:rsidR="00000000" w:rsidRPr="00000000">
        <w:rPr>
          <w:rtl w:val="0"/>
        </w:rPr>
      </w:r>
    </w:p>
    <w:p w:rsidR="00000000" w:rsidDel="00000000" w:rsidP="00000000" w:rsidRDefault="00000000" w:rsidRPr="00000000" w14:paraId="00000307">
      <w:pPr>
        <w:rPr>
          <w:b w:val="1"/>
          <w:color w:val="0000ff"/>
          <w:sz w:val="40"/>
          <w:szCs w:val="40"/>
          <w:u w:val="single"/>
        </w:rPr>
      </w:pPr>
      <w:r w:rsidDel="00000000" w:rsidR="00000000" w:rsidRPr="00000000">
        <w:rPr>
          <w:b w:val="1"/>
          <w:color w:val="0000ff"/>
          <w:sz w:val="40"/>
          <w:szCs w:val="40"/>
          <w:u w:val="single"/>
          <w:rtl w:val="0"/>
        </w:rPr>
        <w:t xml:space="preserve">Chapter 5: Database security</w:t>
      </w:r>
    </w:p>
    <w:p w:rsidR="00000000" w:rsidDel="00000000" w:rsidP="00000000" w:rsidRDefault="00000000" w:rsidRPr="00000000" w14:paraId="00000308">
      <w:pPr>
        <w:rPr>
          <w:color w:val="0000ff"/>
          <w:sz w:val="40"/>
          <w:szCs w:val="40"/>
          <w:u w:val="single"/>
        </w:rPr>
      </w:pPr>
      <w:r w:rsidDel="00000000" w:rsidR="00000000" w:rsidRPr="00000000">
        <w:rPr>
          <w:color w:val="0000ff"/>
          <w:sz w:val="40"/>
          <w:szCs w:val="40"/>
          <w:u w:val="single"/>
          <w:rtl w:val="0"/>
        </w:rPr>
        <w:t xml:space="preserve">Introduction Databases:</w:t>
      </w:r>
    </w:p>
    <w:p w:rsidR="00000000" w:rsidDel="00000000" w:rsidP="00000000" w:rsidRDefault="00000000" w:rsidRPr="00000000" w14:paraId="00000309">
      <w:pPr>
        <w:rPr>
          <w:b w:val="1"/>
          <w:sz w:val="40"/>
          <w:szCs w:val="40"/>
          <w:u w:val="single"/>
        </w:rPr>
      </w:pPr>
      <w:r w:rsidDel="00000000" w:rsidR="00000000" w:rsidRPr="00000000">
        <w:rPr>
          <w:b w:val="1"/>
          <w:sz w:val="40"/>
          <w:szCs w:val="40"/>
          <w:u w:val="single"/>
          <w:rtl w:val="0"/>
        </w:rPr>
        <w:t xml:space="preserve">Terminology and Definitions:</w:t>
      </w:r>
    </w:p>
    <w:p w:rsidR="00000000" w:rsidDel="00000000" w:rsidP="00000000" w:rsidRDefault="00000000" w:rsidRPr="00000000" w14:paraId="0000030A">
      <w:pPr>
        <w:numPr>
          <w:ilvl w:val="0"/>
          <w:numId w:val="25"/>
        </w:numPr>
        <w:ind w:left="720" w:hanging="360"/>
        <w:rPr>
          <w:sz w:val="40"/>
          <w:szCs w:val="40"/>
          <w:u w:val="none"/>
        </w:rPr>
      </w:pPr>
      <w:r w:rsidDel="00000000" w:rsidR="00000000" w:rsidRPr="00000000">
        <w:rPr>
          <w:sz w:val="40"/>
          <w:szCs w:val="40"/>
          <w:rtl w:val="0"/>
        </w:rPr>
        <w:t xml:space="preserve">A database is a collection of data organised in rows and columns, based on certain rules.</w:t>
      </w:r>
    </w:p>
    <w:p w:rsidR="00000000" w:rsidDel="00000000" w:rsidP="00000000" w:rsidRDefault="00000000" w:rsidRPr="00000000" w14:paraId="0000030B">
      <w:pPr>
        <w:numPr>
          <w:ilvl w:val="0"/>
          <w:numId w:val="25"/>
        </w:numPr>
        <w:ind w:left="720" w:hanging="360"/>
        <w:rPr>
          <w:sz w:val="40"/>
          <w:szCs w:val="40"/>
          <w:u w:val="none"/>
        </w:rPr>
      </w:pPr>
      <w:r w:rsidDel="00000000" w:rsidR="00000000" w:rsidRPr="00000000">
        <w:rPr>
          <w:sz w:val="40"/>
          <w:szCs w:val="40"/>
          <w:rtl w:val="0"/>
        </w:rPr>
        <w:t xml:space="preserve">Horizontal rows are referred to as a record, and vertical columns are referred to as fields or elements.</w:t>
      </w:r>
    </w:p>
    <w:p w:rsidR="00000000" w:rsidDel="00000000" w:rsidP="00000000" w:rsidRDefault="00000000" w:rsidRPr="00000000" w14:paraId="0000030C">
      <w:pPr>
        <w:numPr>
          <w:ilvl w:val="0"/>
          <w:numId w:val="25"/>
        </w:numPr>
        <w:ind w:left="720" w:hanging="360"/>
        <w:rPr>
          <w:sz w:val="40"/>
          <w:szCs w:val="40"/>
          <w:u w:val="none"/>
        </w:rPr>
      </w:pPr>
      <w:r w:rsidDel="00000000" w:rsidR="00000000" w:rsidRPr="00000000">
        <w:rPr>
          <w:sz w:val="40"/>
          <w:szCs w:val="40"/>
          <w:rtl w:val="0"/>
        </w:rPr>
        <w:t xml:space="preserve">The name of each column is referred to as an attribute, a set of columns is a relation.</w:t>
      </w:r>
    </w:p>
    <w:p w:rsidR="00000000" w:rsidDel="00000000" w:rsidP="00000000" w:rsidRDefault="00000000" w:rsidRPr="00000000" w14:paraId="0000030D">
      <w:pPr>
        <w:numPr>
          <w:ilvl w:val="0"/>
          <w:numId w:val="25"/>
        </w:numPr>
        <w:ind w:left="720" w:hanging="360"/>
        <w:rPr>
          <w:sz w:val="40"/>
          <w:szCs w:val="40"/>
          <w:u w:val="none"/>
        </w:rPr>
      </w:pPr>
      <w:r w:rsidDel="00000000" w:rsidR="00000000" w:rsidRPr="00000000">
        <w:rPr>
          <w:sz w:val="40"/>
          <w:szCs w:val="40"/>
          <w:rtl w:val="0"/>
        </w:rPr>
        <w:t xml:space="preserve">These rules allow the database administrator to control the type and format of the data that is entered.</w:t>
      </w:r>
    </w:p>
    <w:p w:rsidR="00000000" w:rsidDel="00000000" w:rsidP="00000000" w:rsidRDefault="00000000" w:rsidRPr="00000000" w14:paraId="0000030E">
      <w:pPr>
        <w:numPr>
          <w:ilvl w:val="0"/>
          <w:numId w:val="25"/>
        </w:numPr>
        <w:ind w:left="720" w:hanging="360"/>
        <w:rPr>
          <w:sz w:val="40"/>
          <w:szCs w:val="40"/>
          <w:u w:val="none"/>
        </w:rPr>
      </w:pPr>
      <w:r w:rsidDel="00000000" w:rsidR="00000000" w:rsidRPr="00000000">
        <w:rPr>
          <w:sz w:val="40"/>
          <w:szCs w:val="40"/>
          <w:rtl w:val="0"/>
        </w:rPr>
        <w:t xml:space="preserve">If a user wants to interact with the database then he/she does it through the help of a DBMS or a database management system.</w:t>
      </w:r>
    </w:p>
    <w:p w:rsidR="00000000" w:rsidDel="00000000" w:rsidP="00000000" w:rsidRDefault="00000000" w:rsidRPr="00000000" w14:paraId="0000030F">
      <w:pPr>
        <w:numPr>
          <w:ilvl w:val="0"/>
          <w:numId w:val="25"/>
        </w:numPr>
        <w:ind w:left="720" w:hanging="360"/>
        <w:rPr>
          <w:sz w:val="40"/>
          <w:szCs w:val="40"/>
          <w:u w:val="none"/>
        </w:rPr>
      </w:pPr>
      <w:r w:rsidDel="00000000" w:rsidR="00000000" w:rsidRPr="00000000">
        <w:rPr>
          <w:sz w:val="40"/>
          <w:szCs w:val="40"/>
          <w:rtl w:val="0"/>
        </w:rPr>
        <w:t xml:space="preserve">The logical structure of the database is called Schema, users only have access to a small portion of the schema called a sub schema.</w:t>
      </w:r>
    </w:p>
    <w:p w:rsidR="00000000" w:rsidDel="00000000" w:rsidP="00000000" w:rsidRDefault="00000000" w:rsidRPr="00000000" w14:paraId="00000310">
      <w:pPr>
        <w:numPr>
          <w:ilvl w:val="0"/>
          <w:numId w:val="25"/>
        </w:numPr>
        <w:ind w:left="720" w:hanging="360"/>
        <w:rPr>
          <w:sz w:val="40"/>
          <w:szCs w:val="40"/>
          <w:u w:val="none"/>
        </w:rPr>
      </w:pPr>
      <w:r w:rsidDel="00000000" w:rsidR="00000000" w:rsidRPr="00000000">
        <w:rPr>
          <w:sz w:val="40"/>
          <w:szCs w:val="40"/>
          <w:rtl w:val="0"/>
        </w:rPr>
        <w:t xml:space="preserve">To perform any operation in a database we use a query, this allows us to modify, delete, add, or retrieve a field or a record from the database.</w:t>
      </w:r>
    </w:p>
    <w:p w:rsidR="00000000" w:rsidDel="00000000" w:rsidP="00000000" w:rsidRDefault="00000000" w:rsidRPr="00000000" w14:paraId="00000311">
      <w:pPr>
        <w:numPr>
          <w:ilvl w:val="0"/>
          <w:numId w:val="25"/>
        </w:numPr>
        <w:ind w:left="720" w:hanging="360"/>
        <w:rPr>
          <w:sz w:val="40"/>
          <w:szCs w:val="40"/>
          <w:u w:val="none"/>
        </w:rPr>
      </w:pPr>
      <w:r w:rsidDel="00000000" w:rsidR="00000000" w:rsidRPr="00000000">
        <w:rPr>
          <w:sz w:val="40"/>
          <w:szCs w:val="40"/>
          <w:rtl w:val="0"/>
        </w:rPr>
        <w:t xml:space="preserve">We can also add conditions to our query to make mass changes, the most common database query language is SQL.</w:t>
      </w:r>
    </w:p>
    <w:p w:rsidR="00000000" w:rsidDel="00000000" w:rsidP="00000000" w:rsidRDefault="00000000" w:rsidRPr="00000000" w14:paraId="00000312">
      <w:pPr>
        <w:numPr>
          <w:ilvl w:val="0"/>
          <w:numId w:val="25"/>
        </w:numPr>
        <w:ind w:left="720" w:hanging="360"/>
        <w:rPr>
          <w:sz w:val="40"/>
          <w:szCs w:val="40"/>
          <w:u w:val="none"/>
        </w:rPr>
      </w:pPr>
      <w:r w:rsidDel="00000000" w:rsidR="00000000" w:rsidRPr="00000000">
        <w:rPr>
          <w:sz w:val="40"/>
          <w:szCs w:val="40"/>
          <w:rtl w:val="0"/>
        </w:rPr>
        <w:t xml:space="preserve"> Here is the difference between a DBMS and spreadsheet</w:t>
      </w:r>
      <w:r w:rsidDel="00000000" w:rsidR="00000000" w:rsidRPr="00000000">
        <w:rPr>
          <w:rtl w:val="0"/>
        </w:rPr>
      </w:r>
      <w:del w:author="K214758 Muhammad Murtaza" w:id="0" w:date="2022-12-22T19:51:21Z">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354261</wp:posOffset>
              </wp:positionV>
              <wp:extent cx="7495238" cy="6280119"/>
              <wp:effectExtent b="0" l="0" r="0" t="0"/>
              <wp:wrapNone/>
              <wp:docPr id="14" name="image15.png"/>
              <a:graphic>
                <a:graphicData uri="http://schemas.openxmlformats.org/drawingml/2006/picture">
                  <pic:pic>
                    <pic:nvPicPr>
                      <pic:cNvPr id="0" name="image15.png"/>
                      <pic:cNvPicPr preferRelativeResize="0"/>
                    </pic:nvPicPr>
                    <pic:blipFill>
                      <a:blip r:embed="rId21"/>
                      <a:srcRect b="0" l="0" r="0" t="2097"/>
                      <a:stretch>
                        <a:fillRect/>
                      </a:stretch>
                    </pic:blipFill>
                    <pic:spPr>
                      <a:xfrm>
                        <a:off x="0" y="0"/>
                        <a:ext cx="7495238" cy="6280119"/>
                      </a:xfrm>
                      <a:prstGeom prst="rect"/>
                      <a:ln/>
                    </pic:spPr>
                  </pic:pic>
                </a:graphicData>
              </a:graphic>
            </wp:anchor>
          </w:drawing>
        </w:r>
      </w:del>
      <w:ins w:author="K214758 Muhammad Murtaza" w:id="0" w:date="2022-12-22T19:51:21Z">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7495238" cy="6280119"/>
              <wp:effectExtent b="0" l="0" r="0" t="0"/>
              <wp:wrapNone/>
              <wp:docPr id="15" name="image15.png"/>
              <a:graphic>
                <a:graphicData uri="http://schemas.openxmlformats.org/drawingml/2006/picture">
                  <pic:pic>
                    <pic:nvPicPr>
                      <pic:cNvPr id="0" name="image15.png"/>
                      <pic:cNvPicPr preferRelativeResize="0"/>
                    </pic:nvPicPr>
                    <pic:blipFill>
                      <a:blip r:embed="rId21"/>
                      <a:srcRect b="0" l="0" r="0" t="2097"/>
                      <a:stretch>
                        <a:fillRect/>
                      </a:stretch>
                    </pic:blipFill>
                    <pic:spPr>
                      <a:xfrm>
                        <a:off x="0" y="0"/>
                        <a:ext cx="7495238" cy="6280119"/>
                      </a:xfrm>
                      <a:prstGeom prst="rect"/>
                      <a:ln/>
                    </pic:spPr>
                  </pic:pic>
                </a:graphicData>
              </a:graphic>
            </wp:anchor>
          </w:drawing>
        </w:r>
      </w:ins>
    </w:p>
    <w:p w:rsidR="00000000" w:rsidDel="00000000" w:rsidP="00000000" w:rsidRDefault="00000000" w:rsidRPr="00000000" w14:paraId="00000313">
      <w:pPr>
        <w:spacing w:after="240" w:before="240" w:lineRule="auto"/>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4">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5">
      <w:pPr>
        <w:ind w:left="0" w:firstLine="0"/>
        <w:rPr>
          <w:color w:val="202122"/>
          <w:sz w:val="40"/>
          <w:szCs w:val="40"/>
          <w:highlight w:val="white"/>
        </w:rPr>
      </w:pPr>
      <w:r w:rsidDel="00000000" w:rsidR="00000000" w:rsidRPr="00000000">
        <w:rPr>
          <w:color w:val="202122"/>
          <w:sz w:val="40"/>
          <w:szCs w:val="40"/>
          <w:highlight w:val="white"/>
          <w:rtl w:val="0"/>
        </w:rPr>
        <w:t xml:space="preserve"> </w:t>
      </w:r>
      <w:r w:rsidDel="00000000" w:rsidR="00000000" w:rsidRPr="00000000">
        <w:rPr>
          <w:color w:val="202122"/>
          <w:sz w:val="40"/>
          <w:szCs w:val="40"/>
          <w:highlight w:val="white"/>
          <w:u w:val="single"/>
          <w:rtl w:val="0"/>
        </w:rPr>
        <w:br w:type="textWrapping"/>
      </w:r>
      <w:r w:rsidDel="00000000" w:rsidR="00000000" w:rsidRPr="00000000">
        <w:rPr>
          <w:rtl w:val="0"/>
        </w:rPr>
      </w:r>
    </w:p>
    <w:p w:rsidR="00000000" w:rsidDel="00000000" w:rsidP="00000000" w:rsidRDefault="00000000" w:rsidRPr="00000000" w14:paraId="00000316">
      <w:pPr>
        <w:ind w:left="0" w:firstLine="0"/>
        <w:rPr>
          <w:color w:val="202122"/>
          <w:sz w:val="40"/>
          <w:szCs w:val="40"/>
          <w:highlight w:val="white"/>
          <w:u w:val="single"/>
        </w:rPr>
      </w:pPr>
      <w:r w:rsidDel="00000000" w:rsidR="00000000" w:rsidRPr="00000000">
        <w:rPr>
          <w:color w:val="202122"/>
          <w:sz w:val="40"/>
          <w:szCs w:val="40"/>
          <w:highlight w:val="white"/>
          <w:rtl w:val="0"/>
        </w:rPr>
        <w:br w:type="textWrapping"/>
      </w:r>
      <w:r w:rsidDel="00000000" w:rsidR="00000000" w:rsidRPr="00000000">
        <w:rPr>
          <w:color w:val="202122"/>
          <w:sz w:val="40"/>
          <w:szCs w:val="40"/>
          <w:highlight w:val="white"/>
          <w:u w:val="single"/>
          <w:rtl w:val="0"/>
        </w:rPr>
        <w:br w:type="textWrapping"/>
      </w:r>
    </w:p>
    <w:p w:rsidR="00000000" w:rsidDel="00000000" w:rsidP="00000000" w:rsidRDefault="00000000" w:rsidRPr="00000000" w14:paraId="00000317">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8">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9">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A">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B">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C">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D">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E">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1F">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20">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21">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22">
      <w:pPr>
        <w:ind w:left="0" w:firstLine="0"/>
        <w:rPr>
          <w:color w:val="202122"/>
          <w:sz w:val="40"/>
          <w:szCs w:val="40"/>
          <w:highlight w:val="white"/>
        </w:rPr>
      </w:pPr>
      <w:r w:rsidDel="00000000" w:rsidR="00000000" w:rsidRPr="00000000">
        <w:rPr>
          <w:color w:val="202122"/>
          <w:sz w:val="40"/>
          <w:szCs w:val="40"/>
          <w:highlight w:val="white"/>
          <w:u w:val="single"/>
          <w:rtl w:val="0"/>
        </w:rPr>
        <w:t xml:space="preserve">Advantages of databases over spreadsheet systems:</w:t>
      </w:r>
      <w:r w:rsidDel="00000000" w:rsidR="00000000" w:rsidRPr="00000000">
        <w:rPr>
          <w:rtl w:val="0"/>
        </w:rPr>
      </w:r>
    </w:p>
    <w:p w:rsidR="00000000" w:rsidDel="00000000" w:rsidP="00000000" w:rsidRDefault="00000000" w:rsidRPr="00000000" w14:paraId="00000323">
      <w:pPr>
        <w:numPr>
          <w:ilvl w:val="0"/>
          <w:numId w:val="8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Shared access: Many users can access the system.</w:t>
      </w:r>
    </w:p>
    <w:p w:rsidR="00000000" w:rsidDel="00000000" w:rsidP="00000000" w:rsidRDefault="00000000" w:rsidRPr="00000000" w14:paraId="00000324">
      <w:pPr>
        <w:numPr>
          <w:ilvl w:val="0"/>
          <w:numId w:val="8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Controlled access: Only authentic users can access the system to modify it, others can only access it.</w:t>
      </w:r>
    </w:p>
    <w:p w:rsidR="00000000" w:rsidDel="00000000" w:rsidP="00000000" w:rsidRDefault="00000000" w:rsidRPr="00000000" w14:paraId="00000325">
      <w:pPr>
        <w:numPr>
          <w:ilvl w:val="0"/>
          <w:numId w:val="8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Minimal redundancy: There is no repetition of data because all the users do not need to maintain their own tables.</w:t>
      </w:r>
    </w:p>
    <w:p w:rsidR="00000000" w:rsidDel="00000000" w:rsidP="00000000" w:rsidRDefault="00000000" w:rsidRPr="00000000" w14:paraId="00000326">
      <w:pPr>
        <w:numPr>
          <w:ilvl w:val="0"/>
          <w:numId w:val="8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Data consistency: Any changes made in the central database will be available for all users, as they all share the same access.</w:t>
      </w:r>
    </w:p>
    <w:p w:rsidR="00000000" w:rsidDel="00000000" w:rsidP="00000000" w:rsidRDefault="00000000" w:rsidRPr="00000000" w14:paraId="00000327">
      <w:pPr>
        <w:numPr>
          <w:ilvl w:val="0"/>
          <w:numId w:val="8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Data integrity: A DBMS keeps the data integrity by preventing any accidental deletion ,malicious and undesirable changes.</w:t>
      </w:r>
    </w:p>
    <w:p w:rsidR="00000000" w:rsidDel="00000000" w:rsidP="00000000" w:rsidRDefault="00000000" w:rsidRPr="00000000" w14:paraId="00000328">
      <w:pPr>
        <w:ind w:left="0" w:firstLine="0"/>
        <w:rPr>
          <w:color w:val="202122"/>
          <w:sz w:val="40"/>
          <w:szCs w:val="40"/>
          <w:highlight w:val="white"/>
          <w:u w:val="single"/>
        </w:rPr>
      </w:pPr>
      <w:r w:rsidDel="00000000" w:rsidR="00000000" w:rsidRPr="00000000">
        <w:rPr>
          <w:b w:val="1"/>
          <w:color w:val="202122"/>
          <w:sz w:val="40"/>
          <w:szCs w:val="40"/>
          <w:highlight w:val="white"/>
          <w:u w:val="single"/>
          <w:rtl w:val="0"/>
        </w:rPr>
        <w:t xml:space="preserve">Security Requirements of databases:</w:t>
      </w:r>
      <w:r w:rsidDel="00000000" w:rsidR="00000000" w:rsidRPr="00000000">
        <w:rPr>
          <w:rtl w:val="0"/>
        </w:rPr>
      </w:r>
    </w:p>
    <w:p w:rsidR="00000000" w:rsidDel="00000000" w:rsidP="00000000" w:rsidRDefault="00000000" w:rsidRPr="00000000" w14:paraId="00000329">
      <w:pPr>
        <w:ind w:left="0" w:firstLine="0"/>
        <w:rPr>
          <w:color w:val="202122"/>
          <w:sz w:val="40"/>
          <w:szCs w:val="40"/>
          <w:highlight w:val="white"/>
        </w:rPr>
      </w:pPr>
      <w:r w:rsidDel="00000000" w:rsidR="00000000" w:rsidRPr="00000000">
        <w:rPr>
          <w:color w:val="202122"/>
          <w:sz w:val="40"/>
          <w:szCs w:val="40"/>
          <w:highlight w:val="white"/>
          <w:u w:val="single"/>
          <w:rtl w:val="0"/>
        </w:rPr>
        <w:t xml:space="preserve">Why do we need to secure Databases:</w:t>
      </w:r>
      <w:r w:rsidDel="00000000" w:rsidR="00000000" w:rsidRPr="00000000">
        <w:rPr>
          <w:rtl w:val="0"/>
        </w:rPr>
      </w:r>
    </w:p>
    <w:p w:rsidR="00000000" w:rsidDel="00000000" w:rsidP="00000000" w:rsidRDefault="00000000" w:rsidRPr="00000000" w14:paraId="0000032A">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Databases are used to store an array of sensitive data that includes storing the name, location and power of an ICBM, intercontinental ballistic missile, the most wanted criminals in the country and region and so on.</w:t>
      </w:r>
    </w:p>
    <w:p w:rsidR="00000000" w:rsidDel="00000000" w:rsidP="00000000" w:rsidRDefault="00000000" w:rsidRPr="00000000" w14:paraId="0000032B">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To protect the Confidentiality of such data it is important to give the right people the right amount of access in a database.</w:t>
      </w:r>
    </w:p>
    <w:p w:rsidR="00000000" w:rsidDel="00000000" w:rsidP="00000000" w:rsidRDefault="00000000" w:rsidRPr="00000000" w14:paraId="0000032C">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Databases also need to be able to maintain their integrity and the integrity of the information stored, as even a single error can have consequences.</w:t>
      </w:r>
    </w:p>
    <w:p w:rsidR="00000000" w:rsidDel="00000000" w:rsidP="00000000" w:rsidRDefault="00000000" w:rsidRPr="00000000" w14:paraId="0000032D">
      <w:pPr>
        <w:numPr>
          <w:ilvl w:val="1"/>
          <w:numId w:val="39"/>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Databases also need to be able to maintain the integrity of relationships in databases as they never operate by themselves, which means that the DB can be subjected to inference attacks</w:t>
      </w:r>
    </w:p>
    <w:p w:rsidR="00000000" w:rsidDel="00000000" w:rsidP="00000000" w:rsidRDefault="00000000" w:rsidRPr="00000000" w14:paraId="0000032E">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DBs also need to be available to the system's users to maximise usage and efficiency, but this comes at a cost: too many users can become a liability and a very small amount of DBm team can create bottlenecks in the working of the system.</w:t>
      </w:r>
    </w:p>
    <w:p w:rsidR="00000000" w:rsidDel="00000000" w:rsidP="00000000" w:rsidRDefault="00000000" w:rsidRPr="00000000" w14:paraId="0000032F">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To Maintain the CIA of a DB a database management system or DBMS is deployed. Traditionally it has 2 parts: the front end, which everyone can access and the back end which only the Database administrators can access.</w:t>
      </w:r>
    </w:p>
    <w:p w:rsidR="00000000" w:rsidDel="00000000" w:rsidP="00000000" w:rsidRDefault="00000000" w:rsidRPr="00000000" w14:paraId="00000330">
      <w:pPr>
        <w:numPr>
          <w:ilvl w:val="0"/>
          <w:numId w:val="3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 good DBMS has many security requirement, these include:</w:t>
      </w:r>
    </w:p>
    <w:p w:rsidR="00000000" w:rsidDel="00000000" w:rsidP="00000000" w:rsidRDefault="00000000" w:rsidRPr="00000000" w14:paraId="00000331">
      <w:pPr>
        <w:numPr>
          <w:ilvl w:val="0"/>
          <w:numId w:val="85"/>
        </w:numPr>
        <w:ind w:left="720" w:hanging="360"/>
        <w:rPr>
          <w:color w:val="202122"/>
          <w:sz w:val="40"/>
          <w:szCs w:val="40"/>
          <w:highlight w:val="white"/>
          <w:u w:val="none"/>
        </w:rPr>
      </w:pPr>
      <w:r w:rsidDel="00000000" w:rsidR="00000000" w:rsidRPr="00000000">
        <w:rPr>
          <w:color w:val="202122"/>
          <w:sz w:val="40"/>
          <w:szCs w:val="40"/>
          <w:highlight w:val="white"/>
          <w:u w:val="single"/>
          <w:rtl w:val="0"/>
        </w:rPr>
        <w:t xml:space="preserve">Physical Database integrity:</w:t>
      </w:r>
      <w:r w:rsidDel="00000000" w:rsidR="00000000" w:rsidRPr="00000000">
        <w:rPr>
          <w:color w:val="202122"/>
          <w:sz w:val="40"/>
          <w:szCs w:val="40"/>
          <w:highlight w:val="white"/>
          <w:rtl w:val="0"/>
        </w:rPr>
        <w:t xml:space="preserve">  </w:t>
      </w:r>
    </w:p>
    <w:p w:rsidR="00000000" w:rsidDel="00000000" w:rsidP="00000000" w:rsidRDefault="00000000" w:rsidRPr="00000000" w14:paraId="00000332">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that the physical components of the DBMS are also safe from any intention and unintentional damage.</w:t>
      </w:r>
    </w:p>
    <w:p w:rsidR="00000000" w:rsidDel="00000000" w:rsidP="00000000" w:rsidRDefault="00000000" w:rsidRPr="00000000" w14:paraId="00000333">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These damages range from power failures, human errors, SQL injection attacks, and many others.</w:t>
      </w:r>
    </w:p>
    <w:p w:rsidR="00000000" w:rsidDel="00000000" w:rsidP="00000000" w:rsidRDefault="00000000" w:rsidRPr="00000000" w14:paraId="00000334">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These include all the servers, hubs, computers and any other physical systems the DBMS is connected to.</w:t>
      </w:r>
    </w:p>
    <w:p w:rsidR="00000000" w:rsidDel="00000000" w:rsidP="00000000" w:rsidRDefault="00000000" w:rsidRPr="00000000" w14:paraId="00000335">
      <w:pPr>
        <w:numPr>
          <w:ilvl w:val="0"/>
          <w:numId w:val="8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Logical Database integrity:</w:t>
      </w:r>
      <w:r w:rsidDel="00000000" w:rsidR="00000000" w:rsidRPr="00000000">
        <w:rPr>
          <w:rtl w:val="0"/>
        </w:rPr>
      </w:r>
    </w:p>
    <w:p w:rsidR="00000000" w:rsidDel="00000000" w:rsidP="00000000" w:rsidRDefault="00000000" w:rsidRPr="00000000" w14:paraId="00000336">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Any changes made to the database must be approved by the DBM or from the authentic users.</w:t>
      </w:r>
    </w:p>
    <w:p w:rsidR="00000000" w:rsidDel="00000000" w:rsidP="00000000" w:rsidRDefault="00000000" w:rsidRPr="00000000" w14:paraId="00000337">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If an element is unreadable or the data is damaged in some way the DBMS will lose its integrity.</w:t>
      </w:r>
    </w:p>
    <w:p w:rsidR="00000000" w:rsidDel="00000000" w:rsidP="00000000" w:rsidRDefault="00000000" w:rsidRPr="00000000" w14:paraId="00000338">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The integrity is the responsibility of the DBMS and its manager.</w:t>
      </w:r>
    </w:p>
    <w:p w:rsidR="00000000" w:rsidDel="00000000" w:rsidP="00000000" w:rsidRDefault="00000000" w:rsidRPr="00000000" w14:paraId="00000339">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One way to maintain the integrity is backing up the file up to 3 times.</w:t>
      </w:r>
    </w:p>
    <w:p w:rsidR="00000000" w:rsidDel="00000000" w:rsidP="00000000" w:rsidRDefault="00000000" w:rsidRPr="00000000" w14:paraId="0000033A">
      <w:pPr>
        <w:numPr>
          <w:ilvl w:val="0"/>
          <w:numId w:val="8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Element integrity:</w:t>
      </w:r>
      <w:r w:rsidDel="00000000" w:rsidR="00000000" w:rsidRPr="00000000">
        <w:rPr>
          <w:rtl w:val="0"/>
        </w:rPr>
      </w:r>
    </w:p>
    <w:p w:rsidR="00000000" w:rsidDel="00000000" w:rsidP="00000000" w:rsidRDefault="00000000" w:rsidRPr="00000000" w14:paraId="0000033B">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An element maintains its integrity by maintaining accurate data, which must be done by authentic users.</w:t>
      </w:r>
    </w:p>
    <w:p w:rsidR="00000000" w:rsidDel="00000000" w:rsidP="00000000" w:rsidRDefault="00000000" w:rsidRPr="00000000" w14:paraId="0000033C">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 DBMS can facilitate this operation by:</w:t>
      </w:r>
    </w:p>
    <w:p w:rsidR="00000000" w:rsidDel="00000000" w:rsidP="00000000" w:rsidRDefault="00000000" w:rsidRPr="00000000" w14:paraId="0000033D">
      <w:pPr>
        <w:numPr>
          <w:ilvl w:val="2"/>
          <w:numId w:val="8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Maintaining validation checks for each field.</w:t>
      </w:r>
    </w:p>
    <w:p w:rsidR="00000000" w:rsidDel="00000000" w:rsidP="00000000" w:rsidRDefault="00000000" w:rsidRPr="00000000" w14:paraId="0000033E">
      <w:pPr>
        <w:numPr>
          <w:ilvl w:val="2"/>
          <w:numId w:val="8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Maintaining access control</w:t>
      </w:r>
    </w:p>
    <w:p w:rsidR="00000000" w:rsidDel="00000000" w:rsidP="00000000" w:rsidRDefault="00000000" w:rsidRPr="00000000" w14:paraId="0000033F">
      <w:pPr>
        <w:numPr>
          <w:ilvl w:val="2"/>
          <w:numId w:val="8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Maintaining a changelog for the database</w:t>
      </w:r>
    </w:p>
    <w:p w:rsidR="00000000" w:rsidDel="00000000" w:rsidP="00000000" w:rsidRDefault="00000000" w:rsidRPr="00000000" w14:paraId="00000340">
      <w:pPr>
        <w:numPr>
          <w:ilvl w:val="0"/>
          <w:numId w:val="8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Auditability:</w:t>
      </w:r>
      <w:r w:rsidDel="00000000" w:rsidR="00000000" w:rsidRPr="00000000">
        <w:rPr>
          <w:rtl w:val="0"/>
        </w:rPr>
      </w:r>
    </w:p>
    <w:p w:rsidR="00000000" w:rsidDel="00000000" w:rsidP="00000000" w:rsidRDefault="00000000" w:rsidRPr="00000000" w14:paraId="00000341">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It is the name given to the process by which a report is generated which contains all the changes that have been made to the database.</w:t>
      </w:r>
    </w:p>
    <w:p w:rsidR="00000000" w:rsidDel="00000000" w:rsidP="00000000" w:rsidRDefault="00000000" w:rsidRPr="00000000" w14:paraId="00000342">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It also contains who made the changes as well as when it was made.</w:t>
      </w:r>
    </w:p>
    <w:p w:rsidR="00000000" w:rsidDel="00000000" w:rsidP="00000000" w:rsidRDefault="00000000" w:rsidRPr="00000000" w14:paraId="00000343">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Another way a DBMS maintains its auditability is by displaying sensitive or protected information incrementally.</w:t>
      </w:r>
    </w:p>
    <w:p w:rsidR="00000000" w:rsidDel="00000000" w:rsidP="00000000" w:rsidRDefault="00000000" w:rsidRPr="00000000" w14:paraId="00000344">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that to access protected information the user has to take many steps to access the data.</w:t>
      </w:r>
    </w:p>
    <w:p w:rsidR="00000000" w:rsidDel="00000000" w:rsidP="00000000" w:rsidRDefault="00000000" w:rsidRPr="00000000" w14:paraId="00000345">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audit trail allows administrators to identify the users who have done these steps and stop them.</w:t>
      </w:r>
    </w:p>
    <w:p w:rsidR="00000000" w:rsidDel="00000000" w:rsidP="00000000" w:rsidRDefault="00000000" w:rsidRPr="00000000" w14:paraId="00000346">
      <w:pPr>
        <w:rPr>
          <w:color w:val="202122"/>
          <w:sz w:val="40"/>
          <w:szCs w:val="40"/>
          <w:highlight w:val="white"/>
        </w:rPr>
      </w:pPr>
      <w:r w:rsidDel="00000000" w:rsidR="00000000" w:rsidRPr="00000000">
        <w:rPr>
          <w:rtl w:val="0"/>
        </w:rPr>
      </w:r>
    </w:p>
    <w:p w:rsidR="00000000" w:rsidDel="00000000" w:rsidP="00000000" w:rsidRDefault="00000000" w:rsidRPr="00000000" w14:paraId="00000347">
      <w:pPr>
        <w:rPr>
          <w:color w:val="202122"/>
          <w:sz w:val="40"/>
          <w:szCs w:val="40"/>
          <w:highlight w:val="white"/>
        </w:rPr>
      </w:pPr>
      <w:r w:rsidDel="00000000" w:rsidR="00000000" w:rsidRPr="00000000">
        <w:rPr>
          <w:rtl w:val="0"/>
        </w:rPr>
      </w:r>
    </w:p>
    <w:p w:rsidR="00000000" w:rsidDel="00000000" w:rsidP="00000000" w:rsidRDefault="00000000" w:rsidRPr="00000000" w14:paraId="00000348">
      <w:pPr>
        <w:rPr>
          <w:color w:val="202122"/>
          <w:sz w:val="40"/>
          <w:szCs w:val="40"/>
          <w:highlight w:val="white"/>
        </w:rPr>
      </w:pPr>
      <w:r w:rsidDel="00000000" w:rsidR="00000000" w:rsidRPr="00000000">
        <w:rPr>
          <w:rtl w:val="0"/>
        </w:rPr>
      </w:r>
    </w:p>
    <w:p w:rsidR="00000000" w:rsidDel="00000000" w:rsidP="00000000" w:rsidRDefault="00000000" w:rsidRPr="00000000" w14:paraId="00000349">
      <w:pPr>
        <w:numPr>
          <w:ilvl w:val="0"/>
          <w:numId w:val="8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Access control:</w:t>
      </w:r>
      <w:r w:rsidDel="00000000" w:rsidR="00000000" w:rsidRPr="00000000">
        <w:rPr>
          <w:rtl w:val="0"/>
        </w:rPr>
      </w:r>
    </w:p>
    <w:p w:rsidR="00000000" w:rsidDel="00000000" w:rsidP="00000000" w:rsidRDefault="00000000" w:rsidRPr="00000000" w14:paraId="0000034A">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 good DBMS must have a good DBm who grants access to only authentic users</w:t>
      </w:r>
    </w:p>
    <w:p w:rsidR="00000000" w:rsidDel="00000000" w:rsidP="00000000" w:rsidRDefault="00000000" w:rsidRPr="00000000" w14:paraId="0000034B">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that not everyone will be able to access all the data in DB.</w:t>
      </w:r>
    </w:p>
    <w:p w:rsidR="00000000" w:rsidDel="00000000" w:rsidP="00000000" w:rsidRDefault="00000000" w:rsidRPr="00000000" w14:paraId="0000034C">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It is a DBMS job to only display what is appropriate to each appropriate individual who has the specified level of access.</w:t>
      </w:r>
    </w:p>
    <w:p w:rsidR="00000000" w:rsidDel="00000000" w:rsidP="00000000" w:rsidRDefault="00000000" w:rsidRPr="00000000" w14:paraId="0000034D">
      <w:pPr>
        <w:numPr>
          <w:ilvl w:val="0"/>
          <w:numId w:val="8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User authentication:</w:t>
      </w:r>
      <w:r w:rsidDel="00000000" w:rsidR="00000000" w:rsidRPr="00000000">
        <w:rPr>
          <w:rtl w:val="0"/>
        </w:rPr>
      </w:r>
    </w:p>
    <w:p w:rsidR="00000000" w:rsidDel="00000000" w:rsidP="00000000" w:rsidRDefault="00000000" w:rsidRPr="00000000" w14:paraId="0000034E">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 good DBMS must be able to differentiate between a normal user and a malicious one.</w:t>
      </w:r>
    </w:p>
    <w:p w:rsidR="00000000" w:rsidDel="00000000" w:rsidP="00000000" w:rsidRDefault="00000000" w:rsidRPr="00000000" w14:paraId="0000034F">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rigorous user identification may be needed.</w:t>
      </w:r>
    </w:p>
    <w:p w:rsidR="00000000" w:rsidDel="00000000" w:rsidP="00000000" w:rsidRDefault="00000000" w:rsidRPr="00000000" w14:paraId="00000350">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Because a DBMS runs an application on top of the OS, the system must verify each individual user. As there are no trusted paths from the application to DBMS.</w:t>
      </w:r>
    </w:p>
    <w:p w:rsidR="00000000" w:rsidDel="00000000" w:rsidP="00000000" w:rsidRDefault="00000000" w:rsidRPr="00000000" w14:paraId="00000351">
      <w:pPr>
        <w:numPr>
          <w:ilvl w:val="0"/>
          <w:numId w:val="85"/>
        </w:numPr>
        <w:ind w:left="720" w:hanging="360"/>
        <w:rPr>
          <w:color w:val="202122"/>
          <w:sz w:val="40"/>
          <w:szCs w:val="40"/>
          <w:highlight w:val="white"/>
          <w:u w:val="none"/>
        </w:rPr>
      </w:pPr>
      <w:r w:rsidDel="00000000" w:rsidR="00000000" w:rsidRPr="00000000">
        <w:rPr>
          <w:color w:val="202122"/>
          <w:sz w:val="40"/>
          <w:szCs w:val="40"/>
          <w:highlight w:val="white"/>
          <w:u w:val="single"/>
          <w:rtl w:val="0"/>
        </w:rPr>
        <w:t xml:space="preserve">Availability:</w:t>
      </w:r>
      <w:r w:rsidDel="00000000" w:rsidR="00000000" w:rsidRPr="00000000">
        <w:rPr>
          <w:rtl w:val="0"/>
        </w:rPr>
      </w:r>
    </w:p>
    <w:p w:rsidR="00000000" w:rsidDel="00000000" w:rsidP="00000000" w:rsidRDefault="00000000" w:rsidRPr="00000000" w14:paraId="00000352">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 DBMS is a hybrid system where it is run as a system and a program.</w:t>
      </w:r>
    </w:p>
    <w:p w:rsidR="00000000" w:rsidDel="00000000" w:rsidP="00000000" w:rsidRDefault="00000000" w:rsidRPr="00000000" w14:paraId="00000353">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that  a majority of the users run the application of the system, which means that a DBMS must be able to cater to its users' requests.</w:t>
      </w:r>
    </w:p>
    <w:p w:rsidR="00000000" w:rsidDel="00000000" w:rsidP="00000000" w:rsidRDefault="00000000" w:rsidRPr="00000000" w14:paraId="00000354">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This means that the data must also be displayed according to the user's authentication level.</w:t>
      </w:r>
    </w:p>
    <w:p w:rsidR="00000000" w:rsidDel="00000000" w:rsidP="00000000" w:rsidRDefault="00000000" w:rsidRPr="00000000" w14:paraId="00000355">
      <w:pPr>
        <w:numPr>
          <w:ilvl w:val="1"/>
          <w:numId w:val="8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There may also be cases where due to the maintenance of the DB a user may not be able to access the database or see certain information.</w:t>
      </w:r>
    </w:p>
    <w:p w:rsidR="00000000" w:rsidDel="00000000" w:rsidP="00000000" w:rsidRDefault="00000000" w:rsidRPr="00000000" w14:paraId="00000356">
      <w:pPr>
        <w:ind w:left="0" w:firstLine="0"/>
        <w:rPr>
          <w:b w:val="1"/>
          <w:color w:val="202122"/>
          <w:sz w:val="40"/>
          <w:szCs w:val="40"/>
          <w:highlight w:val="white"/>
        </w:rPr>
      </w:pPr>
      <w:r w:rsidDel="00000000" w:rsidR="00000000" w:rsidRPr="00000000">
        <w:rPr>
          <w:b w:val="1"/>
          <w:color w:val="202122"/>
          <w:sz w:val="40"/>
          <w:szCs w:val="40"/>
          <w:highlight w:val="white"/>
          <w:u w:val="single"/>
          <w:rtl w:val="0"/>
        </w:rPr>
        <w:t xml:space="preserve">Reliability and OS protection and CIA controls:</w:t>
      </w:r>
      <w:r w:rsidDel="00000000" w:rsidR="00000000" w:rsidRPr="00000000">
        <w:rPr>
          <w:rtl w:val="0"/>
        </w:rPr>
      </w:r>
    </w:p>
    <w:p w:rsidR="00000000" w:rsidDel="00000000" w:rsidP="00000000" w:rsidRDefault="00000000" w:rsidRPr="00000000" w14:paraId="00000357">
      <w:pPr>
        <w:numPr>
          <w:ilvl w:val="0"/>
          <w:numId w:val="4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 reliable DB preserves the integrity of the elements and the database as a whole, and the accuracy of the elements.</w:t>
      </w:r>
    </w:p>
    <w:p w:rsidR="00000000" w:rsidDel="00000000" w:rsidP="00000000" w:rsidRDefault="00000000" w:rsidRPr="00000000" w14:paraId="00000358">
      <w:pPr>
        <w:numPr>
          <w:ilvl w:val="0"/>
          <w:numId w:val="4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Some basic protection offered by the OS for DBs:</w:t>
      </w:r>
    </w:p>
    <w:p w:rsidR="00000000" w:rsidDel="00000000" w:rsidP="00000000" w:rsidRDefault="00000000" w:rsidRPr="00000000" w14:paraId="00000359">
      <w:pPr>
        <w:numPr>
          <w:ilvl w:val="1"/>
          <w:numId w:val="4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File backups</w:t>
      </w:r>
    </w:p>
    <w:p w:rsidR="00000000" w:rsidDel="00000000" w:rsidP="00000000" w:rsidRDefault="00000000" w:rsidRPr="00000000" w14:paraId="0000035A">
      <w:pPr>
        <w:numPr>
          <w:ilvl w:val="1"/>
          <w:numId w:val="4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Access controls</w:t>
      </w:r>
    </w:p>
    <w:p w:rsidR="00000000" w:rsidDel="00000000" w:rsidP="00000000" w:rsidRDefault="00000000" w:rsidRPr="00000000" w14:paraId="0000035B">
      <w:pPr>
        <w:numPr>
          <w:ilvl w:val="1"/>
          <w:numId w:val="4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Integrity checks</w:t>
      </w:r>
    </w:p>
    <w:p w:rsidR="00000000" w:rsidDel="00000000" w:rsidP="00000000" w:rsidRDefault="00000000" w:rsidRPr="00000000" w14:paraId="0000035C">
      <w:pPr>
        <w:numPr>
          <w:ilvl w:val="0"/>
          <w:numId w:val="45"/>
        </w:numPr>
        <w:ind w:left="720" w:hanging="360"/>
        <w:rPr>
          <w:color w:val="202122"/>
          <w:sz w:val="40"/>
          <w:szCs w:val="40"/>
          <w:highlight w:val="white"/>
        </w:rPr>
      </w:pPr>
      <w:r w:rsidDel="00000000" w:rsidR="00000000" w:rsidRPr="00000000">
        <w:rPr>
          <w:color w:val="202122"/>
          <w:sz w:val="40"/>
          <w:szCs w:val="40"/>
          <w:highlight w:val="white"/>
          <w:u w:val="single"/>
          <w:rtl w:val="0"/>
        </w:rPr>
        <w:t xml:space="preserve">Some CIA controls for a DB include:</w:t>
      </w:r>
    </w:p>
    <w:p w:rsidR="00000000" w:rsidDel="00000000" w:rsidP="00000000" w:rsidRDefault="00000000" w:rsidRPr="00000000" w14:paraId="0000035D">
      <w:pPr>
        <w:numPr>
          <w:ilvl w:val="1"/>
          <w:numId w:val="45"/>
        </w:numPr>
        <w:ind w:left="1440" w:hanging="360"/>
        <w:rPr>
          <w:color w:val="202122"/>
          <w:sz w:val="40"/>
          <w:szCs w:val="40"/>
          <w:highlight w:val="white"/>
        </w:rPr>
      </w:pPr>
      <w:r w:rsidDel="00000000" w:rsidR="00000000" w:rsidRPr="00000000">
        <w:rPr>
          <w:color w:val="202122"/>
          <w:sz w:val="40"/>
          <w:szCs w:val="40"/>
          <w:highlight w:val="white"/>
          <w:rtl w:val="0"/>
        </w:rPr>
        <w:t xml:space="preserve">Two-phase commit protocols for updates:</w:t>
      </w:r>
    </w:p>
    <w:p w:rsidR="00000000" w:rsidDel="00000000" w:rsidP="00000000" w:rsidRDefault="00000000" w:rsidRPr="00000000" w14:paraId="0000035E">
      <w:pPr>
        <w:numPr>
          <w:ilvl w:val="2"/>
          <w:numId w:val="4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This is a system where to update anything in the DB you need to first make a change in the local DB, which then updates the commit flag. This phase is called the First phase or the intent phase. After this there is no turning back</w:t>
      </w:r>
    </w:p>
    <w:p w:rsidR="00000000" w:rsidDel="00000000" w:rsidP="00000000" w:rsidRDefault="00000000" w:rsidRPr="00000000" w14:paraId="0000035F">
      <w:pPr>
        <w:numPr>
          <w:ilvl w:val="2"/>
          <w:numId w:val="4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After a certain time period the DBMS updates the new changes, this is called the permanent change phase.</w:t>
      </w:r>
    </w:p>
    <w:p w:rsidR="00000000" w:rsidDel="00000000" w:rsidP="00000000" w:rsidRDefault="00000000" w:rsidRPr="00000000" w14:paraId="00000360">
      <w:pPr>
        <w:numPr>
          <w:ilvl w:val="1"/>
          <w:numId w:val="4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Redundancy/internal consistency controls:</w:t>
      </w:r>
    </w:p>
    <w:p w:rsidR="00000000" w:rsidDel="00000000" w:rsidP="00000000" w:rsidRDefault="00000000" w:rsidRPr="00000000" w14:paraId="00000361">
      <w:pPr>
        <w:numPr>
          <w:ilvl w:val="2"/>
          <w:numId w:val="4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DBMS use many error detection techniques such as: Hamming codes, parity bits and cyclic redundancy.</w:t>
      </w:r>
    </w:p>
    <w:p w:rsidR="00000000" w:rsidDel="00000000" w:rsidP="00000000" w:rsidRDefault="00000000" w:rsidRPr="00000000" w14:paraId="00000362">
      <w:pPr>
        <w:numPr>
          <w:ilvl w:val="2"/>
          <w:numId w:val="45"/>
        </w:numPr>
        <w:ind w:left="2160" w:hanging="360"/>
        <w:rPr>
          <w:color w:val="202122"/>
          <w:sz w:val="40"/>
          <w:szCs w:val="40"/>
          <w:highlight w:val="white"/>
          <w:u w:val="none"/>
        </w:rPr>
      </w:pPr>
      <w:r w:rsidDel="00000000" w:rsidR="00000000" w:rsidRPr="00000000">
        <w:rPr>
          <w:color w:val="202122"/>
          <w:sz w:val="40"/>
          <w:szCs w:val="40"/>
          <w:highlight w:val="white"/>
          <w:rtl w:val="0"/>
        </w:rPr>
        <w:t xml:space="preserve">Shadow fields are also used, which are copies of the fields, and are used temporarily to display data when an error occurs.</w:t>
      </w:r>
    </w:p>
    <w:p w:rsidR="00000000" w:rsidDel="00000000" w:rsidP="00000000" w:rsidRDefault="00000000" w:rsidRPr="00000000" w14:paraId="00000363">
      <w:pPr>
        <w:numPr>
          <w:ilvl w:val="1"/>
          <w:numId w:val="45"/>
        </w:numPr>
        <w:ind w:left="1440" w:hanging="360"/>
        <w:rPr>
          <w:color w:val="202122"/>
          <w:sz w:val="40"/>
          <w:szCs w:val="40"/>
          <w:highlight w:val="white"/>
        </w:rPr>
      </w:pPr>
      <w:r w:rsidDel="00000000" w:rsidR="00000000" w:rsidRPr="00000000">
        <w:rPr>
          <w:color w:val="202122"/>
          <w:sz w:val="40"/>
          <w:szCs w:val="40"/>
          <w:highlight w:val="white"/>
          <w:rtl w:val="0"/>
        </w:rPr>
        <w:t xml:space="preserve">DB recovery: DBMS maintain the log of user access and when they were made. Many DBMS also maintain backup safes in isolated spaces and are updated periodically.</w:t>
      </w:r>
    </w:p>
    <w:p w:rsidR="00000000" w:rsidDel="00000000" w:rsidP="00000000" w:rsidRDefault="00000000" w:rsidRPr="00000000" w14:paraId="00000364">
      <w:pPr>
        <w:numPr>
          <w:ilvl w:val="1"/>
          <w:numId w:val="45"/>
        </w:numPr>
        <w:ind w:left="1440" w:hanging="360"/>
        <w:rPr>
          <w:color w:val="202122"/>
          <w:sz w:val="40"/>
          <w:szCs w:val="40"/>
          <w:highlight w:val="white"/>
        </w:rPr>
      </w:pPr>
      <w:r w:rsidDel="00000000" w:rsidR="00000000" w:rsidRPr="00000000">
        <w:rPr>
          <w:color w:val="202122"/>
          <w:sz w:val="40"/>
          <w:szCs w:val="40"/>
          <w:highlight w:val="white"/>
          <w:rtl w:val="0"/>
        </w:rPr>
        <w:t xml:space="preserve">Concurrency/consistency control: </w:t>
      </w:r>
    </w:p>
    <w:p w:rsidR="00000000" w:rsidDel="00000000" w:rsidP="00000000" w:rsidRDefault="00000000" w:rsidRPr="00000000" w14:paraId="00000365">
      <w:pPr>
        <w:ind w:left="0" w:firstLine="0"/>
        <w:rPr>
          <w:color w:val="202122"/>
          <w:sz w:val="40"/>
          <w:szCs w:val="40"/>
          <w:highlight w:val="white"/>
        </w:rPr>
      </w:pPr>
      <w:r w:rsidDel="00000000" w:rsidR="00000000" w:rsidRPr="00000000">
        <w:rPr>
          <w:b w:val="1"/>
          <w:color w:val="202122"/>
          <w:sz w:val="40"/>
          <w:szCs w:val="40"/>
          <w:highlight w:val="white"/>
          <w:u w:val="single"/>
          <w:rtl w:val="0"/>
        </w:rPr>
        <w:t xml:space="preserve">Database Disclosure:</w:t>
      </w:r>
      <w:r w:rsidDel="00000000" w:rsidR="00000000" w:rsidRPr="00000000">
        <w:rPr>
          <w:rtl w:val="0"/>
        </w:rPr>
      </w:r>
    </w:p>
    <w:p w:rsidR="00000000" w:rsidDel="00000000" w:rsidP="00000000" w:rsidRDefault="00000000" w:rsidRPr="00000000" w14:paraId="00000366">
      <w:pPr>
        <w:ind w:left="0" w:firstLine="0"/>
        <w:rPr>
          <w:sz w:val="40"/>
          <w:szCs w:val="40"/>
        </w:rPr>
      </w:pPr>
      <w:r w:rsidDel="00000000" w:rsidR="00000000" w:rsidRPr="00000000">
        <w:rPr>
          <w:color w:val="202122"/>
          <w:sz w:val="40"/>
          <w:szCs w:val="40"/>
          <w:highlight w:val="white"/>
          <w:u w:val="single"/>
          <w:rtl w:val="0"/>
        </w:rPr>
        <w:t xml:space="preserve">Definition</w:t>
      </w:r>
      <w:r w:rsidDel="00000000" w:rsidR="00000000" w:rsidRPr="00000000">
        <w:rPr>
          <w:sz w:val="40"/>
          <w:szCs w:val="40"/>
          <w:rtl w:val="0"/>
        </w:rPr>
        <w:t xml:space="preserve">:</w:t>
      </w:r>
    </w:p>
    <w:p w:rsidR="00000000" w:rsidDel="00000000" w:rsidP="00000000" w:rsidRDefault="00000000" w:rsidRPr="00000000" w14:paraId="00000367">
      <w:pPr>
        <w:numPr>
          <w:ilvl w:val="0"/>
          <w:numId w:val="49"/>
        </w:numPr>
        <w:ind w:left="720" w:hanging="360"/>
        <w:rPr>
          <w:sz w:val="40"/>
          <w:szCs w:val="40"/>
          <w:u w:val="none"/>
        </w:rPr>
      </w:pPr>
      <w:r w:rsidDel="00000000" w:rsidR="00000000" w:rsidRPr="00000000">
        <w:rPr>
          <w:sz w:val="40"/>
          <w:szCs w:val="40"/>
          <w:rtl w:val="0"/>
        </w:rPr>
        <w:t xml:space="preserve">Data disclosure is the voluntary sharing of any and all information that is considered relevant to a given situation.</w:t>
      </w:r>
    </w:p>
    <w:p w:rsidR="00000000" w:rsidDel="00000000" w:rsidP="00000000" w:rsidRDefault="00000000" w:rsidRPr="00000000" w14:paraId="00000368">
      <w:pPr>
        <w:numPr>
          <w:ilvl w:val="0"/>
          <w:numId w:val="49"/>
        </w:numPr>
        <w:ind w:left="720" w:hanging="360"/>
        <w:rPr>
          <w:sz w:val="40"/>
          <w:szCs w:val="40"/>
          <w:u w:val="none"/>
        </w:rPr>
      </w:pPr>
      <w:r w:rsidDel="00000000" w:rsidR="00000000" w:rsidRPr="00000000">
        <w:rPr>
          <w:sz w:val="40"/>
          <w:szCs w:val="40"/>
          <w:rtl w:val="0"/>
        </w:rPr>
        <w:t xml:space="preserve">This means that information can either be so sensitive that only a handful people know about it or it can be public knowledge.</w:t>
      </w:r>
    </w:p>
    <w:p w:rsidR="00000000" w:rsidDel="00000000" w:rsidP="00000000" w:rsidRDefault="00000000" w:rsidRPr="00000000" w14:paraId="00000369">
      <w:pPr>
        <w:numPr>
          <w:ilvl w:val="0"/>
          <w:numId w:val="49"/>
        </w:numPr>
        <w:ind w:left="720" w:hanging="360"/>
        <w:rPr>
          <w:sz w:val="40"/>
          <w:szCs w:val="40"/>
          <w:u w:val="none"/>
        </w:rPr>
      </w:pPr>
      <w:r w:rsidDel="00000000" w:rsidR="00000000" w:rsidRPr="00000000">
        <w:rPr>
          <w:sz w:val="40"/>
          <w:szCs w:val="40"/>
          <w:rtl w:val="0"/>
        </w:rPr>
        <w:t xml:space="preserve">If the data is partially sensitive then the DBMS must have varying levels of access for each and everyone of its users.</w:t>
      </w:r>
    </w:p>
    <w:p w:rsidR="00000000" w:rsidDel="00000000" w:rsidP="00000000" w:rsidRDefault="00000000" w:rsidRPr="00000000" w14:paraId="0000036A">
      <w:pPr>
        <w:numPr>
          <w:ilvl w:val="0"/>
          <w:numId w:val="49"/>
        </w:numPr>
        <w:ind w:left="720" w:hanging="360"/>
        <w:rPr>
          <w:sz w:val="40"/>
          <w:szCs w:val="40"/>
          <w:u w:val="none"/>
        </w:rPr>
      </w:pPr>
      <w:r w:rsidDel="00000000" w:rsidR="00000000" w:rsidRPr="00000000">
        <w:rPr>
          <w:sz w:val="40"/>
          <w:szCs w:val="40"/>
          <w:rtl w:val="0"/>
        </w:rPr>
        <w:t xml:space="preserve">If the complete data is sensitive then everyone of the users must be verified to be able to access the Database.</w:t>
      </w:r>
    </w:p>
    <w:p w:rsidR="00000000" w:rsidDel="00000000" w:rsidP="00000000" w:rsidRDefault="00000000" w:rsidRPr="00000000" w14:paraId="0000036B">
      <w:pPr>
        <w:ind w:left="0" w:firstLine="0"/>
        <w:rPr>
          <w:sz w:val="40"/>
          <w:szCs w:val="40"/>
        </w:rPr>
      </w:pPr>
      <w:r w:rsidDel="00000000" w:rsidR="00000000" w:rsidRPr="00000000">
        <w:rPr>
          <w:sz w:val="40"/>
          <w:szCs w:val="40"/>
          <w:rtl w:val="0"/>
        </w:rPr>
        <w:t xml:space="preserve"> </w:t>
      </w:r>
      <w:r w:rsidDel="00000000" w:rsidR="00000000" w:rsidRPr="00000000">
        <w:rPr>
          <w:sz w:val="40"/>
          <w:szCs w:val="40"/>
          <w:u w:val="single"/>
          <w:rtl w:val="0"/>
        </w:rPr>
        <w:t xml:space="preserve">Factors that decide if the data is sensitive or not:</w:t>
      </w:r>
      <w:r w:rsidDel="00000000" w:rsidR="00000000" w:rsidRPr="00000000">
        <w:rPr>
          <w:rtl w:val="0"/>
        </w:rPr>
      </w:r>
    </w:p>
    <w:p w:rsidR="00000000" w:rsidDel="00000000" w:rsidP="00000000" w:rsidRDefault="00000000" w:rsidRPr="00000000" w14:paraId="0000036C">
      <w:pPr>
        <w:numPr>
          <w:ilvl w:val="0"/>
          <w:numId w:val="96"/>
        </w:numPr>
        <w:ind w:left="720" w:hanging="360"/>
        <w:rPr>
          <w:sz w:val="40"/>
          <w:szCs w:val="40"/>
          <w:u w:val="none"/>
        </w:rPr>
      </w:pPr>
      <w:r w:rsidDel="00000000" w:rsidR="00000000" w:rsidRPr="00000000">
        <w:rPr>
          <w:sz w:val="40"/>
          <w:szCs w:val="40"/>
          <w:rtl w:val="0"/>
        </w:rPr>
        <w:t xml:space="preserve">The value itself or the nature of the data in sensitive such as the ICBM type, the rarest animal on the continent and so on.</w:t>
      </w:r>
    </w:p>
    <w:p w:rsidR="00000000" w:rsidDel="00000000" w:rsidP="00000000" w:rsidRDefault="00000000" w:rsidRPr="00000000" w14:paraId="0000036D">
      <w:pPr>
        <w:numPr>
          <w:ilvl w:val="0"/>
          <w:numId w:val="96"/>
        </w:numPr>
        <w:ind w:left="720" w:hanging="360"/>
        <w:rPr>
          <w:sz w:val="40"/>
          <w:szCs w:val="40"/>
          <w:u w:val="none"/>
        </w:rPr>
      </w:pPr>
      <w:r w:rsidDel="00000000" w:rsidR="00000000" w:rsidRPr="00000000">
        <w:rPr>
          <w:sz w:val="40"/>
          <w:szCs w:val="40"/>
          <w:rtl w:val="0"/>
        </w:rPr>
        <w:t xml:space="preserve">The source where the data is from is sensitive such as a working ISI field agent, or files left by a criminal.</w:t>
      </w:r>
    </w:p>
    <w:p w:rsidR="00000000" w:rsidDel="00000000" w:rsidP="00000000" w:rsidRDefault="00000000" w:rsidRPr="00000000" w14:paraId="0000036E">
      <w:pPr>
        <w:numPr>
          <w:ilvl w:val="0"/>
          <w:numId w:val="96"/>
        </w:numPr>
        <w:ind w:left="720" w:hanging="360"/>
        <w:rPr>
          <w:sz w:val="40"/>
          <w:szCs w:val="40"/>
          <w:u w:val="none"/>
        </w:rPr>
      </w:pPr>
      <w:r w:rsidDel="00000000" w:rsidR="00000000" w:rsidRPr="00000000">
        <w:rPr>
          <w:sz w:val="40"/>
          <w:szCs w:val="40"/>
          <w:rtl w:val="0"/>
        </w:rPr>
        <w:t xml:space="preserve">Sometimes it becomes the case where previous declared data now becomes sensitive. Such as uncovering the identity of a civilian who was murder,so his entire will be declared sensitive informatin by the DMA.</w:t>
      </w:r>
    </w:p>
    <w:p w:rsidR="00000000" w:rsidDel="00000000" w:rsidP="00000000" w:rsidRDefault="00000000" w:rsidRPr="00000000" w14:paraId="0000036F">
      <w:pPr>
        <w:numPr>
          <w:ilvl w:val="0"/>
          <w:numId w:val="96"/>
        </w:numPr>
        <w:ind w:left="720" w:hanging="360"/>
        <w:rPr>
          <w:sz w:val="40"/>
          <w:szCs w:val="40"/>
          <w:u w:val="none"/>
        </w:rPr>
      </w:pPr>
      <w:r w:rsidDel="00000000" w:rsidR="00000000" w:rsidRPr="00000000">
        <w:rPr>
          <w:sz w:val="40"/>
          <w:szCs w:val="40"/>
          <w:rtl w:val="0"/>
        </w:rPr>
        <w:t xml:space="preserve">We mentioned relational databases, and it is sometimes the case that due to data being sensitive in 1 table, any data related to it also becomes sensitive. For example the serial killer, after he is discovered his entire family data will become sensitive and the authorities will also go after them as well.</w:t>
      </w:r>
    </w:p>
    <w:p w:rsidR="00000000" w:rsidDel="00000000" w:rsidP="00000000" w:rsidRDefault="00000000" w:rsidRPr="00000000" w14:paraId="00000370">
      <w:pPr>
        <w:ind w:left="0" w:firstLine="0"/>
        <w:rPr>
          <w:sz w:val="40"/>
          <w:szCs w:val="40"/>
        </w:rPr>
      </w:pPr>
      <w:r w:rsidDel="00000000" w:rsidR="00000000" w:rsidRPr="00000000">
        <w:rPr>
          <w:sz w:val="40"/>
          <w:szCs w:val="40"/>
          <w:u w:val="single"/>
          <w:rtl w:val="0"/>
        </w:rPr>
        <w:t xml:space="preserve">Types of data that is classified as sensitive for disclosure:</w:t>
      </w:r>
      <w:r w:rsidDel="00000000" w:rsidR="00000000" w:rsidRPr="00000000">
        <w:rPr>
          <w:rtl w:val="0"/>
        </w:rPr>
      </w:r>
    </w:p>
    <w:p w:rsidR="00000000" w:rsidDel="00000000" w:rsidP="00000000" w:rsidRDefault="00000000" w:rsidRPr="00000000" w14:paraId="00000371">
      <w:pPr>
        <w:numPr>
          <w:ilvl w:val="0"/>
          <w:numId w:val="78"/>
        </w:numPr>
        <w:ind w:left="720" w:hanging="360"/>
        <w:rPr>
          <w:sz w:val="40"/>
          <w:szCs w:val="40"/>
          <w:u w:val="none"/>
        </w:rPr>
      </w:pPr>
      <w:r w:rsidDel="00000000" w:rsidR="00000000" w:rsidRPr="00000000">
        <w:rPr>
          <w:sz w:val="40"/>
          <w:szCs w:val="40"/>
          <w:rtl w:val="0"/>
        </w:rPr>
        <w:t xml:space="preserve">Exact data: Names, dates, years…</w:t>
      </w:r>
    </w:p>
    <w:p w:rsidR="00000000" w:rsidDel="00000000" w:rsidP="00000000" w:rsidRDefault="00000000" w:rsidRPr="00000000" w14:paraId="00000372">
      <w:pPr>
        <w:numPr>
          <w:ilvl w:val="0"/>
          <w:numId w:val="78"/>
        </w:numPr>
        <w:ind w:left="720" w:hanging="360"/>
        <w:rPr>
          <w:sz w:val="40"/>
          <w:szCs w:val="40"/>
          <w:u w:val="none"/>
        </w:rPr>
      </w:pPr>
      <w:r w:rsidDel="00000000" w:rsidR="00000000" w:rsidRPr="00000000">
        <w:rPr>
          <w:sz w:val="40"/>
          <w:szCs w:val="40"/>
          <w:rtl w:val="0"/>
        </w:rPr>
        <w:t xml:space="preserve">Range value: float values, mass, temperature…</w:t>
      </w:r>
    </w:p>
    <w:p w:rsidR="00000000" w:rsidDel="00000000" w:rsidP="00000000" w:rsidRDefault="00000000" w:rsidRPr="00000000" w14:paraId="00000373">
      <w:pPr>
        <w:numPr>
          <w:ilvl w:val="0"/>
          <w:numId w:val="78"/>
        </w:numPr>
        <w:ind w:left="720" w:hanging="360"/>
        <w:rPr>
          <w:sz w:val="40"/>
          <w:szCs w:val="40"/>
          <w:u w:val="none"/>
        </w:rPr>
      </w:pPr>
      <w:r w:rsidDel="00000000" w:rsidR="00000000" w:rsidRPr="00000000">
        <w:rPr>
          <w:sz w:val="40"/>
          <w:szCs w:val="40"/>
          <w:rtl w:val="0"/>
        </w:rPr>
        <w:t xml:space="preserve">Negative predictive value: values that exist in the table that do not satisfy some conditions</w:t>
      </w:r>
    </w:p>
    <w:p w:rsidR="00000000" w:rsidDel="00000000" w:rsidP="00000000" w:rsidRDefault="00000000" w:rsidRPr="00000000" w14:paraId="00000374">
      <w:pPr>
        <w:numPr>
          <w:ilvl w:val="0"/>
          <w:numId w:val="78"/>
        </w:numPr>
        <w:ind w:left="720" w:hanging="360"/>
        <w:rPr>
          <w:sz w:val="40"/>
          <w:szCs w:val="40"/>
          <w:u w:val="none"/>
        </w:rPr>
      </w:pPr>
      <w:r w:rsidDel="00000000" w:rsidR="00000000" w:rsidRPr="00000000">
        <w:rPr>
          <w:sz w:val="40"/>
          <w:szCs w:val="40"/>
          <w:rtl w:val="0"/>
        </w:rPr>
        <w:t xml:space="preserve">Existence: for example checking if a name exists on a hit list.</w:t>
      </w:r>
    </w:p>
    <w:p w:rsidR="00000000" w:rsidDel="00000000" w:rsidP="00000000" w:rsidRDefault="00000000" w:rsidRPr="00000000" w14:paraId="00000375">
      <w:pPr>
        <w:numPr>
          <w:ilvl w:val="0"/>
          <w:numId w:val="78"/>
        </w:numPr>
        <w:ind w:left="720" w:hanging="360"/>
        <w:rPr>
          <w:sz w:val="40"/>
          <w:szCs w:val="40"/>
          <w:u w:val="none"/>
        </w:rPr>
      </w:pPr>
      <w:r w:rsidDel="00000000" w:rsidR="00000000" w:rsidRPr="00000000">
        <w:rPr>
          <w:sz w:val="40"/>
          <w:szCs w:val="40"/>
          <w:rtl w:val="0"/>
        </w:rPr>
        <w:t xml:space="preserve">Probability: using formulas to check if a record exists on the basis of probability.</w:t>
      </w:r>
    </w:p>
    <w:p w:rsidR="00000000" w:rsidDel="00000000" w:rsidP="00000000" w:rsidRDefault="00000000" w:rsidRPr="00000000" w14:paraId="00000376">
      <w:pPr>
        <w:ind w:left="0" w:firstLine="0"/>
        <w:rPr>
          <w:sz w:val="40"/>
          <w:szCs w:val="40"/>
        </w:rPr>
      </w:pPr>
      <w:r w:rsidDel="00000000" w:rsidR="00000000" w:rsidRPr="00000000">
        <w:rPr>
          <w:sz w:val="40"/>
          <w:szCs w:val="40"/>
          <w:u w:val="single"/>
          <w:rtl w:val="0"/>
        </w:rPr>
        <w:t xml:space="preserve">Types of disclosure attacks:</w:t>
      </w:r>
      <w:r w:rsidDel="00000000" w:rsidR="00000000" w:rsidRPr="00000000">
        <w:rPr>
          <w:rtl w:val="0"/>
        </w:rPr>
      </w:r>
    </w:p>
    <w:p w:rsidR="00000000" w:rsidDel="00000000" w:rsidP="00000000" w:rsidRDefault="00000000" w:rsidRPr="00000000" w14:paraId="00000377">
      <w:pPr>
        <w:numPr>
          <w:ilvl w:val="0"/>
          <w:numId w:val="75"/>
        </w:numPr>
        <w:ind w:left="720" w:hanging="360"/>
        <w:rPr>
          <w:sz w:val="40"/>
          <w:szCs w:val="40"/>
          <w:u w:val="none"/>
        </w:rPr>
      </w:pPr>
      <w:r w:rsidDel="00000000" w:rsidR="00000000" w:rsidRPr="00000000">
        <w:rPr>
          <w:sz w:val="40"/>
          <w:szCs w:val="40"/>
          <w:rtl w:val="0"/>
        </w:rPr>
        <w:t xml:space="preserve">There are many ways people can manipulate multiple parts of the system to get sensitive information</w:t>
      </w:r>
    </w:p>
    <w:p w:rsidR="00000000" w:rsidDel="00000000" w:rsidP="00000000" w:rsidRDefault="00000000" w:rsidRPr="00000000" w14:paraId="00000378">
      <w:pPr>
        <w:numPr>
          <w:ilvl w:val="0"/>
          <w:numId w:val="75"/>
        </w:numPr>
        <w:ind w:left="720" w:hanging="360"/>
        <w:rPr>
          <w:sz w:val="40"/>
          <w:szCs w:val="40"/>
          <w:u w:val="none"/>
        </w:rPr>
      </w:pPr>
      <w:r w:rsidDel="00000000" w:rsidR="00000000" w:rsidRPr="00000000">
        <w:rPr>
          <w:sz w:val="40"/>
          <w:szCs w:val="40"/>
          <w:rtl w:val="0"/>
        </w:rPr>
        <w:t xml:space="preserve">Other than the techniques we learned in previous there is a an that is used to derive sensitive information from publicly available information, this is called inference attacks.</w:t>
      </w:r>
    </w:p>
    <w:p w:rsidR="00000000" w:rsidDel="00000000" w:rsidP="00000000" w:rsidRDefault="00000000" w:rsidRPr="00000000" w14:paraId="00000379">
      <w:pPr>
        <w:numPr>
          <w:ilvl w:val="0"/>
          <w:numId w:val="75"/>
        </w:numPr>
        <w:ind w:left="720" w:hanging="360"/>
        <w:rPr>
          <w:sz w:val="40"/>
          <w:szCs w:val="40"/>
          <w:u w:val="none"/>
        </w:rPr>
      </w:pPr>
      <w:r w:rsidDel="00000000" w:rsidR="00000000" w:rsidRPr="00000000">
        <w:rPr>
          <w:sz w:val="40"/>
          <w:szCs w:val="40"/>
          <w:rtl w:val="0"/>
        </w:rPr>
        <w:t xml:space="preserve">These attacks can be done on human components as well as non human components.</w:t>
      </w:r>
    </w:p>
    <w:p w:rsidR="00000000" w:rsidDel="00000000" w:rsidP="00000000" w:rsidRDefault="00000000" w:rsidRPr="00000000" w14:paraId="0000037A">
      <w:pPr>
        <w:ind w:left="720" w:firstLine="0"/>
        <w:rPr>
          <w:sz w:val="40"/>
          <w:szCs w:val="40"/>
        </w:rPr>
      </w:pPr>
      <w:r w:rsidDel="00000000" w:rsidR="00000000" w:rsidRPr="00000000">
        <w:rPr>
          <w:rtl w:val="0"/>
        </w:rPr>
      </w:r>
    </w:p>
    <w:p w:rsidR="00000000" w:rsidDel="00000000" w:rsidP="00000000" w:rsidRDefault="00000000" w:rsidRPr="00000000" w14:paraId="0000037B">
      <w:pPr>
        <w:numPr>
          <w:ilvl w:val="0"/>
          <w:numId w:val="75"/>
        </w:numPr>
        <w:ind w:left="720" w:hanging="360"/>
        <w:rPr>
          <w:sz w:val="40"/>
          <w:szCs w:val="40"/>
          <w:u w:val="none"/>
        </w:rPr>
      </w:pPr>
      <w:r w:rsidDel="00000000" w:rsidR="00000000" w:rsidRPr="00000000">
        <w:rPr>
          <w:sz w:val="40"/>
          <w:szCs w:val="40"/>
          <w:rtl w:val="0"/>
        </w:rPr>
        <w:t xml:space="preserve">There are 2 types of inference attacks: </w:t>
      </w:r>
    </w:p>
    <w:p w:rsidR="00000000" w:rsidDel="00000000" w:rsidP="00000000" w:rsidRDefault="00000000" w:rsidRPr="00000000" w14:paraId="0000037C">
      <w:pPr>
        <w:numPr>
          <w:ilvl w:val="1"/>
          <w:numId w:val="75"/>
        </w:numPr>
        <w:ind w:left="1440" w:hanging="360"/>
        <w:rPr>
          <w:sz w:val="40"/>
          <w:szCs w:val="40"/>
          <w:u w:val="none"/>
        </w:rPr>
      </w:pPr>
      <w:r w:rsidDel="00000000" w:rsidR="00000000" w:rsidRPr="00000000">
        <w:rPr>
          <w:sz w:val="40"/>
          <w:szCs w:val="40"/>
          <w:rtl w:val="0"/>
        </w:rPr>
        <w:t xml:space="preserve">Direct attack: which means directly asking or generating a query which will reveal the sensitive data. This means sql injection and interrogation are extensively used</w:t>
      </w:r>
    </w:p>
    <w:p w:rsidR="00000000" w:rsidDel="00000000" w:rsidP="00000000" w:rsidRDefault="00000000" w:rsidRPr="00000000" w14:paraId="0000037D">
      <w:pPr>
        <w:numPr>
          <w:ilvl w:val="1"/>
          <w:numId w:val="75"/>
        </w:numPr>
        <w:ind w:left="1440" w:hanging="360"/>
        <w:rPr>
          <w:sz w:val="40"/>
          <w:szCs w:val="40"/>
          <w:u w:val="none"/>
        </w:rPr>
      </w:pPr>
      <w:r w:rsidDel="00000000" w:rsidR="00000000" w:rsidRPr="00000000">
        <w:rPr>
          <w:sz w:val="40"/>
          <w:szCs w:val="40"/>
          <w:rtl w:val="0"/>
        </w:rPr>
        <w:t xml:space="preserve">In direct Attacks: indirect attacks are the opposite of direct attacks where the raider uses formulas, tracers, and deduction to infer the sensitive data. For example a person might tailgate the target or a generate multiple queries so that the Database reveals some sort of sensitive information.</w:t>
      </w:r>
    </w:p>
    <w:p w:rsidR="00000000" w:rsidDel="00000000" w:rsidP="00000000" w:rsidRDefault="00000000" w:rsidRPr="00000000" w14:paraId="0000037E">
      <w:pPr>
        <w:ind w:left="0" w:firstLine="0"/>
        <w:rPr>
          <w:sz w:val="40"/>
          <w:szCs w:val="40"/>
          <w:u w:val="single"/>
        </w:rPr>
      </w:pPr>
      <w:r w:rsidDel="00000000" w:rsidR="00000000" w:rsidRPr="00000000">
        <w:rPr>
          <w:sz w:val="40"/>
          <w:szCs w:val="40"/>
          <w:u w:val="single"/>
          <w:rtl w:val="0"/>
        </w:rPr>
        <w:t xml:space="preserve">Ways of preventing Data disclosure:</w:t>
      </w:r>
    </w:p>
    <w:p w:rsidR="00000000" w:rsidDel="00000000" w:rsidP="00000000" w:rsidRDefault="00000000" w:rsidRPr="00000000" w14:paraId="0000037F">
      <w:pPr>
        <w:numPr>
          <w:ilvl w:val="0"/>
          <w:numId w:val="119"/>
        </w:numPr>
        <w:ind w:left="720" w:hanging="360"/>
        <w:rPr>
          <w:sz w:val="40"/>
          <w:szCs w:val="40"/>
          <w:u w:val="none"/>
        </w:rPr>
      </w:pPr>
      <w:r w:rsidDel="00000000" w:rsidR="00000000" w:rsidRPr="00000000">
        <w:rPr>
          <w:sz w:val="40"/>
          <w:szCs w:val="40"/>
          <w:rtl w:val="0"/>
        </w:rPr>
        <w:t xml:space="preserve">Suppression</w:t>
      </w:r>
      <w:r w:rsidDel="00000000" w:rsidR="00000000" w:rsidRPr="00000000">
        <w:rPr>
          <w:sz w:val="40"/>
          <w:szCs w:val="40"/>
          <w:rtl w:val="0"/>
        </w:rPr>
        <w:t xml:space="preserve"> of information: suppress access of all users, all information, access time and put more rules restricting access to the database in general, this is the easiest out of the 3.</w:t>
      </w:r>
    </w:p>
    <w:p w:rsidR="00000000" w:rsidDel="00000000" w:rsidP="00000000" w:rsidRDefault="00000000" w:rsidRPr="00000000" w14:paraId="00000380">
      <w:pPr>
        <w:numPr>
          <w:ilvl w:val="0"/>
          <w:numId w:val="119"/>
        </w:numPr>
        <w:ind w:left="720" w:hanging="360"/>
        <w:rPr>
          <w:sz w:val="40"/>
          <w:szCs w:val="40"/>
          <w:u w:val="none"/>
        </w:rPr>
      </w:pPr>
      <w:r w:rsidDel="00000000" w:rsidR="00000000" w:rsidRPr="00000000">
        <w:rPr>
          <w:sz w:val="40"/>
          <w:szCs w:val="40"/>
          <w:rtl w:val="0"/>
        </w:rPr>
        <w:t xml:space="preserve">Tracking user disclosure: Essentially monitoring the users who have access to sensitive information. This is the most costly method, but it also has the highest rate of preventing disclosure.</w:t>
      </w:r>
    </w:p>
    <w:p w:rsidR="00000000" w:rsidDel="00000000" w:rsidP="00000000" w:rsidRDefault="00000000" w:rsidRPr="00000000" w14:paraId="00000381">
      <w:pPr>
        <w:numPr>
          <w:ilvl w:val="0"/>
          <w:numId w:val="119"/>
        </w:numPr>
        <w:ind w:left="720" w:hanging="360"/>
        <w:rPr>
          <w:sz w:val="40"/>
          <w:szCs w:val="40"/>
          <w:u w:val="none"/>
        </w:rPr>
      </w:pPr>
      <w:r w:rsidDel="00000000" w:rsidR="00000000" w:rsidRPr="00000000">
        <w:rPr>
          <w:sz w:val="40"/>
          <w:szCs w:val="40"/>
          <w:rtl w:val="0"/>
        </w:rPr>
        <w:t xml:space="preserve">Disguising or manipulating the data: this means that the data is stored in such a way that is not traditional and randomly permuting the data in such a way that the attacker cannot get the data or get inconsistent information.</w:t>
      </w:r>
    </w:p>
    <w:p w:rsidR="00000000" w:rsidDel="00000000" w:rsidP="00000000" w:rsidRDefault="00000000" w:rsidRPr="00000000" w14:paraId="00000382">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83">
      <w:pPr>
        <w:ind w:left="0" w:firstLine="0"/>
        <w:rPr>
          <w:color w:val="202122"/>
          <w:sz w:val="40"/>
          <w:szCs w:val="40"/>
          <w:highlight w:val="white"/>
          <w:u w:val="single"/>
        </w:rPr>
      </w:pPr>
      <w:r w:rsidDel="00000000" w:rsidR="00000000" w:rsidRPr="00000000">
        <w:rPr>
          <w:rtl w:val="0"/>
        </w:rPr>
      </w:r>
    </w:p>
    <w:p w:rsidR="00000000" w:rsidDel="00000000" w:rsidP="00000000" w:rsidRDefault="00000000" w:rsidRPr="00000000" w14:paraId="00000384">
      <w:pPr>
        <w:ind w:left="0" w:firstLine="0"/>
        <w:rPr>
          <w:sz w:val="40"/>
          <w:szCs w:val="40"/>
          <w:highlight w:val="white"/>
        </w:rPr>
      </w:pPr>
      <w:r w:rsidDel="00000000" w:rsidR="00000000" w:rsidRPr="00000000">
        <w:rPr>
          <w:b w:val="1"/>
          <w:color w:val="0000ff"/>
          <w:sz w:val="40"/>
          <w:szCs w:val="40"/>
          <w:highlight w:val="white"/>
          <w:u w:val="single"/>
          <w:rtl w:val="0"/>
        </w:rPr>
        <w:t xml:space="preserve">Chapter 6: Intrusion detection system</w:t>
      </w:r>
      <w:r w:rsidDel="00000000" w:rsidR="00000000" w:rsidRPr="00000000">
        <w:rPr>
          <w:rtl w:val="0"/>
        </w:rPr>
      </w:r>
    </w:p>
    <w:p w:rsidR="00000000" w:rsidDel="00000000" w:rsidP="00000000" w:rsidRDefault="00000000" w:rsidRPr="00000000" w14:paraId="00000385">
      <w:pPr>
        <w:ind w:left="0" w:firstLine="0"/>
        <w:rPr>
          <w:sz w:val="40"/>
          <w:szCs w:val="40"/>
          <w:highlight w:val="white"/>
        </w:rPr>
      </w:pPr>
      <w:r w:rsidDel="00000000" w:rsidR="00000000" w:rsidRPr="00000000">
        <w:rPr>
          <w:color w:val="0000ff"/>
          <w:sz w:val="40"/>
          <w:szCs w:val="40"/>
          <w:highlight w:val="white"/>
          <w:u w:val="single"/>
          <w:rtl w:val="0"/>
        </w:rPr>
        <w:t xml:space="preserve">Introduction:</w:t>
      </w:r>
      <w:r w:rsidDel="00000000" w:rsidR="00000000" w:rsidRPr="00000000">
        <w:rPr>
          <w:rtl w:val="0"/>
        </w:rPr>
      </w:r>
    </w:p>
    <w:p w:rsidR="00000000" w:rsidDel="00000000" w:rsidP="00000000" w:rsidRDefault="00000000" w:rsidRPr="00000000" w14:paraId="00000386">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We have studied many ways of infiltrating a system and many easy ways of exploiting the system. We will now learn one way of protecting ourselves from such attacks.</w:t>
      </w:r>
    </w:p>
    <w:p w:rsidR="00000000" w:rsidDel="00000000" w:rsidP="00000000" w:rsidRDefault="00000000" w:rsidRPr="00000000" w14:paraId="00000387">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If you ever go to a back you will observe many security measures: the security guard, the metal detector, and sometimes even a full body scanner.</w:t>
      </w:r>
    </w:p>
    <w:p w:rsidR="00000000" w:rsidDel="00000000" w:rsidP="00000000" w:rsidRDefault="00000000" w:rsidRPr="00000000" w14:paraId="00000388">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These measures exist to catch the intruder before he is able to attack the bank or becomes a threat to the bank.</w:t>
      </w:r>
    </w:p>
    <w:p w:rsidR="00000000" w:rsidDel="00000000" w:rsidP="00000000" w:rsidRDefault="00000000" w:rsidRPr="00000000" w14:paraId="00000389">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These types of systems are called intruder detection systems or IDS.</w:t>
      </w:r>
    </w:p>
    <w:p w:rsidR="00000000" w:rsidDel="00000000" w:rsidP="00000000" w:rsidRDefault="00000000" w:rsidRPr="00000000" w14:paraId="0000038A">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Intrusion is defined as a set of actions aimed to compromise or exploit resources for a system.</w:t>
      </w:r>
    </w:p>
    <w:p w:rsidR="00000000" w:rsidDel="00000000" w:rsidP="00000000" w:rsidRDefault="00000000" w:rsidRPr="00000000" w14:paraId="0000038B">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Intrusion detection is the process of identifying and to intrusion activities.</w:t>
      </w:r>
    </w:p>
    <w:p w:rsidR="00000000" w:rsidDel="00000000" w:rsidP="00000000" w:rsidRDefault="00000000" w:rsidRPr="00000000" w14:paraId="0000038C">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intrusion prevention is the process of ID but with exercises to control and protect computers from exploitation.</w:t>
      </w:r>
    </w:p>
    <w:p w:rsidR="00000000" w:rsidDel="00000000" w:rsidP="00000000" w:rsidRDefault="00000000" w:rsidRPr="00000000" w14:paraId="0000038D">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 main reason people break into a computer system is:</w:t>
      </w:r>
    </w:p>
    <w:p w:rsidR="00000000" w:rsidDel="00000000" w:rsidP="00000000" w:rsidRDefault="00000000" w:rsidRPr="00000000" w14:paraId="0000038E">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Access information</w:t>
      </w:r>
    </w:p>
    <w:p w:rsidR="00000000" w:rsidDel="00000000" w:rsidP="00000000" w:rsidRDefault="00000000" w:rsidRPr="00000000" w14:paraId="0000038F">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Manipulate information</w:t>
      </w:r>
    </w:p>
    <w:p w:rsidR="00000000" w:rsidDel="00000000" w:rsidP="00000000" w:rsidRDefault="00000000" w:rsidRPr="00000000" w14:paraId="00000390">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Exploit and render the resources of a system useless</w:t>
      </w:r>
    </w:p>
    <w:p w:rsidR="00000000" w:rsidDel="00000000" w:rsidP="00000000" w:rsidRDefault="00000000" w:rsidRPr="00000000" w14:paraId="00000391">
      <w:pPr>
        <w:ind w:left="0" w:firstLine="0"/>
        <w:rPr>
          <w:sz w:val="40"/>
          <w:szCs w:val="40"/>
          <w:highlight w:val="white"/>
        </w:rPr>
      </w:pPr>
      <w:r w:rsidDel="00000000" w:rsidR="00000000" w:rsidRPr="00000000">
        <w:rPr>
          <w:rtl w:val="0"/>
        </w:rPr>
      </w:r>
    </w:p>
    <w:p w:rsidR="00000000" w:rsidDel="00000000" w:rsidP="00000000" w:rsidRDefault="00000000" w:rsidRPr="00000000" w14:paraId="00000392">
      <w:pPr>
        <w:ind w:left="0" w:firstLine="0"/>
        <w:rPr>
          <w:sz w:val="40"/>
          <w:szCs w:val="40"/>
          <w:highlight w:val="white"/>
        </w:rPr>
      </w:pPr>
      <w:r w:rsidDel="00000000" w:rsidR="00000000" w:rsidRPr="00000000">
        <w:rPr>
          <w:rtl w:val="0"/>
        </w:rPr>
      </w:r>
    </w:p>
    <w:p w:rsidR="00000000" w:rsidDel="00000000" w:rsidP="00000000" w:rsidRDefault="00000000" w:rsidRPr="00000000" w14:paraId="00000393">
      <w:pPr>
        <w:ind w:left="0" w:firstLine="0"/>
        <w:rPr>
          <w:color w:val="0000ff"/>
          <w:sz w:val="40"/>
          <w:szCs w:val="40"/>
          <w:highlight w:val="white"/>
          <w:u w:val="single"/>
        </w:rPr>
      </w:pPr>
      <w:r w:rsidDel="00000000" w:rsidR="00000000" w:rsidRPr="00000000">
        <w:rPr>
          <w:color w:val="0000ff"/>
          <w:sz w:val="40"/>
          <w:szCs w:val="40"/>
          <w:highlight w:val="white"/>
          <w:u w:val="single"/>
          <w:rtl w:val="0"/>
        </w:rPr>
        <w:t xml:space="preserve">Functions and the working of IDS</w:t>
      </w:r>
    </w:p>
    <w:p w:rsidR="00000000" w:rsidDel="00000000" w:rsidP="00000000" w:rsidRDefault="00000000" w:rsidRPr="00000000" w14:paraId="00000394">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IDS can be hardware or software in nature, from a security guard or dog to a firewall.</w:t>
      </w:r>
    </w:p>
    <w:p w:rsidR="00000000" w:rsidDel="00000000" w:rsidP="00000000" w:rsidRDefault="00000000" w:rsidRPr="00000000" w14:paraId="00000395">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They are a monitoring type system where they detect and report but do not take protective measures, usually referred to as a reactive system not a pro active.</w:t>
      </w:r>
    </w:p>
    <w:p w:rsidR="00000000" w:rsidDel="00000000" w:rsidP="00000000" w:rsidRDefault="00000000" w:rsidRPr="00000000" w14:paraId="00000396">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They utilise many tools, methods and resources to identify , assess and report suspicious activity.</w:t>
      </w:r>
    </w:p>
    <w:p w:rsidR="00000000" w:rsidDel="00000000" w:rsidP="00000000" w:rsidRDefault="00000000" w:rsidRPr="00000000" w14:paraId="00000397">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Functions of the IDS include:</w:t>
      </w:r>
    </w:p>
    <w:p w:rsidR="00000000" w:rsidDel="00000000" w:rsidP="00000000" w:rsidRDefault="00000000" w:rsidRPr="00000000" w14:paraId="00000398">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Monitor the functioning of routers, firewalls, server and files</w:t>
      </w:r>
    </w:p>
    <w:p w:rsidR="00000000" w:rsidDel="00000000" w:rsidP="00000000" w:rsidRDefault="00000000" w:rsidRPr="00000000" w14:paraId="00000399">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Support users</w:t>
      </w:r>
    </w:p>
    <w:p w:rsidR="00000000" w:rsidDel="00000000" w:rsidP="00000000" w:rsidRDefault="00000000" w:rsidRPr="00000000" w14:paraId="0000039A">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Arranging logs and audit trail</w:t>
      </w:r>
    </w:p>
    <w:p w:rsidR="00000000" w:rsidDel="00000000" w:rsidP="00000000" w:rsidRDefault="00000000" w:rsidRPr="00000000" w14:paraId="0000039B">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Generate alarm when breaches are detected.</w:t>
      </w:r>
    </w:p>
    <w:p w:rsidR="00000000" w:rsidDel="00000000" w:rsidP="00000000" w:rsidRDefault="00000000" w:rsidRPr="00000000" w14:paraId="0000039C">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Blocking servers with suspicious activity</w:t>
      </w:r>
    </w:p>
    <w:p w:rsidR="00000000" w:rsidDel="00000000" w:rsidP="00000000" w:rsidRDefault="00000000" w:rsidRPr="00000000" w14:paraId="0000039D">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 most popular way to detect intrusions is with the help of audit data generated by the system.</w:t>
      </w:r>
    </w:p>
    <w:p w:rsidR="00000000" w:rsidDel="00000000" w:rsidP="00000000" w:rsidRDefault="00000000" w:rsidRPr="00000000" w14:paraId="0000039E">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When this data is arranged in a chronological order it is referred to as an audit trail.</w:t>
      </w:r>
    </w:p>
    <w:p w:rsidR="00000000" w:rsidDel="00000000" w:rsidP="00000000" w:rsidRDefault="00000000" w:rsidRPr="00000000" w14:paraId="0000039F">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These help identify guilt attackers.</w:t>
      </w:r>
    </w:p>
    <w:p w:rsidR="00000000" w:rsidDel="00000000" w:rsidP="00000000" w:rsidRDefault="00000000" w:rsidRPr="00000000" w14:paraId="000003A0">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There are 2 assumption we make to install an IDS:</w:t>
      </w:r>
    </w:p>
    <w:p w:rsidR="00000000" w:rsidDel="00000000" w:rsidP="00000000" w:rsidRDefault="00000000" w:rsidRPr="00000000" w14:paraId="000003A1">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The system is observable</w:t>
      </w:r>
    </w:p>
    <w:p w:rsidR="00000000" w:rsidDel="00000000" w:rsidP="00000000" w:rsidRDefault="00000000" w:rsidRPr="00000000" w14:paraId="000003A2">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There is a clear distinction between normal and intrusive activities.</w:t>
      </w:r>
    </w:p>
    <w:p w:rsidR="00000000" w:rsidDel="00000000" w:rsidP="00000000" w:rsidRDefault="00000000" w:rsidRPr="00000000" w14:paraId="000003A3">
      <w:pPr>
        <w:ind w:left="1440" w:firstLine="0"/>
        <w:rPr>
          <w:sz w:val="40"/>
          <w:szCs w:val="40"/>
          <w:highlight w:val="white"/>
        </w:rPr>
      </w:pPr>
      <w:r w:rsidDel="00000000" w:rsidR="00000000" w:rsidRPr="00000000">
        <w:rPr>
          <w:rtl w:val="0"/>
        </w:rPr>
      </w:r>
    </w:p>
    <w:p w:rsidR="00000000" w:rsidDel="00000000" w:rsidP="00000000" w:rsidRDefault="00000000" w:rsidRPr="00000000" w14:paraId="000003A4">
      <w:pPr>
        <w:numPr>
          <w:ilvl w:val="0"/>
          <w:numId w:val="128"/>
        </w:numPr>
        <w:ind w:left="720" w:hanging="360"/>
        <w:rPr>
          <w:sz w:val="40"/>
          <w:szCs w:val="40"/>
          <w:highlight w:val="white"/>
          <w:u w:val="none"/>
        </w:rPr>
      </w:pPr>
      <w:r w:rsidDel="00000000" w:rsidR="00000000" w:rsidRPr="00000000">
        <w:rPr>
          <w:sz w:val="40"/>
          <w:szCs w:val="40"/>
          <w:highlight w:val="white"/>
          <w:rtl w:val="0"/>
        </w:rPr>
        <w:t xml:space="preserve">There are 3 main components of IDS:</w:t>
      </w:r>
    </w:p>
    <w:p w:rsidR="00000000" w:rsidDel="00000000" w:rsidP="00000000" w:rsidRDefault="00000000" w:rsidRPr="00000000" w14:paraId="000003A5">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Features: theses gather information and evidence, imagine a camera</w:t>
      </w:r>
    </w:p>
    <w:p w:rsidR="00000000" w:rsidDel="00000000" w:rsidP="00000000" w:rsidRDefault="00000000" w:rsidRPr="00000000" w14:paraId="000003A6">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Models : these join or link the information together. Imagine an AI which matches the images.</w:t>
      </w:r>
    </w:p>
    <w:p w:rsidR="00000000" w:rsidDel="00000000" w:rsidP="00000000" w:rsidRDefault="00000000" w:rsidRPr="00000000" w14:paraId="000003A7">
      <w:pPr>
        <w:numPr>
          <w:ilvl w:val="1"/>
          <w:numId w:val="128"/>
        </w:numPr>
        <w:ind w:left="1440" w:hanging="360"/>
        <w:rPr>
          <w:sz w:val="40"/>
          <w:szCs w:val="40"/>
          <w:highlight w:val="white"/>
          <w:u w:val="none"/>
        </w:rPr>
      </w:pPr>
      <w:r w:rsidDel="00000000" w:rsidR="00000000" w:rsidRPr="00000000">
        <w:rPr>
          <w:sz w:val="40"/>
          <w:szCs w:val="40"/>
          <w:highlight w:val="white"/>
          <w:rtl w:val="0"/>
        </w:rPr>
        <w:t xml:space="preserve">Various components: Audit processor, knowledge, decision engine, alarm generation, responses.</w:t>
      </w:r>
    </w:p>
    <w:p w:rsidR="00000000" w:rsidDel="00000000" w:rsidP="00000000" w:rsidRDefault="00000000" w:rsidRPr="00000000" w14:paraId="000003A8">
      <w:pPr>
        <w:rPr>
          <w:sz w:val="40"/>
          <w:szCs w:val="40"/>
          <w:highlight w:val="white"/>
        </w:rPr>
      </w:pPr>
      <w:r w:rsidDel="00000000" w:rsidR="00000000" w:rsidRPr="00000000">
        <w:rPr>
          <w:sz w:val="40"/>
          <w:szCs w:val="40"/>
          <w:highlight w:val="white"/>
        </w:rPr>
        <w:drawing>
          <wp:inline distB="114300" distT="114300" distL="114300" distR="114300">
            <wp:extent cx="7420709" cy="4332090"/>
            <wp:effectExtent b="0" l="0" r="0" t="0"/>
            <wp:docPr id="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7420709" cy="433209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0" w:firstLine="0"/>
        <w:rPr>
          <w:color w:val="0000ff"/>
          <w:sz w:val="40"/>
          <w:szCs w:val="40"/>
          <w:highlight w:val="white"/>
        </w:rPr>
      </w:pPr>
      <w:r w:rsidDel="00000000" w:rsidR="00000000" w:rsidRPr="00000000">
        <w:rPr>
          <w:color w:val="0000ff"/>
          <w:sz w:val="40"/>
          <w:szCs w:val="40"/>
          <w:highlight w:val="white"/>
          <w:u w:val="single"/>
          <w:rtl w:val="0"/>
        </w:rPr>
        <w:t xml:space="preserve">Types of IDS:</w:t>
      </w:r>
      <w:r w:rsidDel="00000000" w:rsidR="00000000" w:rsidRPr="00000000">
        <w:rPr>
          <w:rtl w:val="0"/>
        </w:rPr>
      </w:r>
    </w:p>
    <w:p w:rsidR="00000000" w:rsidDel="00000000" w:rsidP="00000000" w:rsidRDefault="00000000" w:rsidRPr="00000000" w14:paraId="000003AA">
      <w:pPr>
        <w:numPr>
          <w:ilvl w:val="0"/>
          <w:numId w:val="6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2 broad categories: modelling and deployment,</w:t>
      </w:r>
    </w:p>
    <w:p w:rsidR="00000000" w:rsidDel="00000000" w:rsidP="00000000" w:rsidRDefault="00000000" w:rsidRPr="00000000" w14:paraId="000003AB">
      <w:pPr>
        <w:numPr>
          <w:ilvl w:val="0"/>
          <w:numId w:val="6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Modelling has 2 types: Signature and anomaly based</w:t>
      </w:r>
    </w:p>
    <w:p w:rsidR="00000000" w:rsidDel="00000000" w:rsidP="00000000" w:rsidRDefault="00000000" w:rsidRPr="00000000" w14:paraId="000003AC">
      <w:pPr>
        <w:numPr>
          <w:ilvl w:val="0"/>
          <w:numId w:val="6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Deployment has 2 types:</w:t>
      </w:r>
    </w:p>
    <w:p w:rsidR="00000000" w:rsidDel="00000000" w:rsidP="00000000" w:rsidRDefault="00000000" w:rsidRPr="00000000" w14:paraId="000003AD">
      <w:pPr>
        <w:numPr>
          <w:ilvl w:val="1"/>
          <w:numId w:val="68"/>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Network based: which monitors the network traffic</w:t>
      </w:r>
    </w:p>
    <w:p w:rsidR="00000000" w:rsidDel="00000000" w:rsidP="00000000" w:rsidRDefault="00000000" w:rsidRPr="00000000" w14:paraId="000003AE">
      <w:pPr>
        <w:numPr>
          <w:ilvl w:val="1"/>
          <w:numId w:val="68"/>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Host based: Which monitors Computer process.</w:t>
      </w:r>
    </w:p>
    <w:p w:rsidR="00000000" w:rsidDel="00000000" w:rsidP="00000000" w:rsidRDefault="00000000" w:rsidRPr="00000000" w14:paraId="000003AF">
      <w:pPr>
        <w:numPr>
          <w:ilvl w:val="0"/>
          <w:numId w:val="68"/>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2 types of responses;</w:t>
      </w:r>
    </w:p>
    <w:p w:rsidR="00000000" w:rsidDel="00000000" w:rsidP="00000000" w:rsidRDefault="00000000" w:rsidRPr="00000000" w14:paraId="000003B0">
      <w:pPr>
        <w:numPr>
          <w:ilvl w:val="1"/>
          <w:numId w:val="68"/>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Passive: these are the most common way to deal with intrusion, for example logging, Notifications and shunning.</w:t>
      </w:r>
    </w:p>
    <w:p w:rsidR="00000000" w:rsidDel="00000000" w:rsidP="00000000" w:rsidRDefault="00000000" w:rsidRPr="00000000" w14:paraId="000003B1">
      <w:pPr>
        <w:numPr>
          <w:ilvl w:val="1"/>
          <w:numId w:val="68"/>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Active: these involve taking steps that would actively prevent the user from doing any harm.</w:t>
      </w:r>
    </w:p>
    <w:p w:rsidR="00000000" w:rsidDel="00000000" w:rsidP="00000000" w:rsidRDefault="00000000" w:rsidRPr="00000000" w14:paraId="000003B2">
      <w:pPr>
        <w:ind w:left="0" w:firstLine="0"/>
        <w:rPr>
          <w:color w:val="202122"/>
          <w:sz w:val="40"/>
          <w:szCs w:val="40"/>
          <w:highlight w:val="white"/>
        </w:rPr>
      </w:pPr>
      <w:r w:rsidDel="00000000" w:rsidR="00000000" w:rsidRPr="00000000">
        <w:rPr>
          <w:b w:val="1"/>
          <w:color w:val="202122"/>
          <w:sz w:val="40"/>
          <w:szCs w:val="40"/>
          <w:highlight w:val="white"/>
          <w:u w:val="single"/>
          <w:rtl w:val="0"/>
        </w:rPr>
        <w:t xml:space="preserve">Modelling: Signature based IDS(pattern based)</w:t>
      </w:r>
      <w:r w:rsidDel="00000000" w:rsidR="00000000" w:rsidRPr="00000000">
        <w:rPr>
          <w:rtl w:val="0"/>
        </w:rPr>
      </w:r>
    </w:p>
    <w:p w:rsidR="00000000" w:rsidDel="00000000" w:rsidP="00000000" w:rsidRDefault="00000000" w:rsidRPr="00000000" w14:paraId="000003B3">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This type uses pattern matching to identify intruders. </w:t>
      </w:r>
    </w:p>
    <w:p w:rsidR="00000000" w:rsidDel="00000000" w:rsidP="00000000" w:rsidRDefault="00000000" w:rsidRPr="00000000" w14:paraId="000003B4">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also use rules to help them identify attackers.</w:t>
      </w:r>
    </w:p>
    <w:p w:rsidR="00000000" w:rsidDel="00000000" w:rsidP="00000000" w:rsidRDefault="00000000" w:rsidRPr="00000000" w14:paraId="000003B5">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use CERTs or by analysing attack scripts from the internet.</w:t>
      </w:r>
    </w:p>
    <w:p w:rsidR="00000000" w:rsidDel="00000000" w:rsidP="00000000" w:rsidRDefault="00000000" w:rsidRPr="00000000" w14:paraId="000003B6">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can only identify those attacks which it has been trained for.</w:t>
      </w:r>
    </w:p>
    <w:p w:rsidR="00000000" w:rsidDel="00000000" w:rsidP="00000000" w:rsidRDefault="00000000" w:rsidRPr="00000000" w14:paraId="000003B7">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Thus it cannot detect new or advanced attacks.</w:t>
      </w:r>
    </w:p>
    <w:p w:rsidR="00000000" w:rsidDel="00000000" w:rsidP="00000000" w:rsidRDefault="00000000" w:rsidRPr="00000000" w14:paraId="000003B8">
      <w:pPr>
        <w:numPr>
          <w:ilvl w:val="0"/>
          <w:numId w:val="12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also requires frequent updates. </w:t>
      </w:r>
    </w:p>
    <w:p w:rsidR="00000000" w:rsidDel="00000000" w:rsidP="00000000" w:rsidRDefault="00000000" w:rsidRPr="00000000" w14:paraId="000003B9">
      <w:pPr>
        <w:rPr>
          <w:color w:val="202122"/>
          <w:sz w:val="40"/>
          <w:szCs w:val="40"/>
          <w:highlight w:val="white"/>
        </w:rPr>
      </w:pPr>
      <w:r w:rsidDel="00000000" w:rsidR="00000000" w:rsidRPr="00000000">
        <w:rPr>
          <w:b w:val="1"/>
          <w:color w:val="202122"/>
          <w:sz w:val="40"/>
          <w:szCs w:val="40"/>
          <w:highlight w:val="white"/>
          <w:u w:val="single"/>
          <w:rtl w:val="0"/>
        </w:rPr>
        <w:t xml:space="preserve">Modelling: Anomaly based IDS(threshold or value based)</w:t>
      </w:r>
      <w:r w:rsidDel="00000000" w:rsidR="00000000" w:rsidRPr="00000000">
        <w:rPr>
          <w:rtl w:val="0"/>
        </w:rPr>
      </w:r>
    </w:p>
    <w:p w:rsidR="00000000" w:rsidDel="00000000" w:rsidP="00000000" w:rsidRDefault="00000000" w:rsidRPr="00000000" w14:paraId="000003BA">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This type of modelling uses thresholds to determine whether or not the person is an intruder.</w:t>
      </w:r>
    </w:p>
    <w:p w:rsidR="00000000" w:rsidDel="00000000" w:rsidP="00000000" w:rsidRDefault="00000000" w:rsidRPr="00000000" w14:paraId="000003BB">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 system maintains a table of normal data from which it derives the “normal” data and anything that falls out of the range is considered an anomaly.</w:t>
      </w:r>
    </w:p>
    <w:p w:rsidR="00000000" w:rsidDel="00000000" w:rsidP="00000000" w:rsidRDefault="00000000" w:rsidRPr="00000000" w14:paraId="000003BC">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can easily detect many new and old attacks</w:t>
      </w:r>
    </w:p>
    <w:p w:rsidR="00000000" w:rsidDel="00000000" w:rsidP="00000000" w:rsidRDefault="00000000" w:rsidRPr="00000000" w14:paraId="000003BD">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struggles with false positives from abnormal normal use activity.</w:t>
      </w:r>
    </w:p>
    <w:p w:rsidR="00000000" w:rsidDel="00000000" w:rsidP="00000000" w:rsidRDefault="00000000" w:rsidRPr="00000000" w14:paraId="000003BE">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 Lot of the training data does not contain realistic attack patterns. </w:t>
      </w:r>
    </w:p>
    <w:p w:rsidR="00000000" w:rsidDel="00000000" w:rsidP="00000000" w:rsidRDefault="00000000" w:rsidRPr="00000000" w14:paraId="000003BF">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Attackers can incrementally increase the default values to such a level such that anomalies are registered as normal activity.</w:t>
      </w:r>
    </w:p>
    <w:p w:rsidR="00000000" w:rsidDel="00000000" w:rsidP="00000000" w:rsidRDefault="00000000" w:rsidRPr="00000000" w14:paraId="000003C0">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If attackers learn about the ranges they can attack within those ranges to avoid detection, what is essentially camouflage.</w:t>
      </w:r>
    </w:p>
    <w:p w:rsidR="00000000" w:rsidDel="00000000" w:rsidP="00000000" w:rsidRDefault="00000000" w:rsidRPr="00000000" w14:paraId="000003C1">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can also be triggered by element faults or non user related components.</w:t>
      </w:r>
    </w:p>
    <w:p w:rsidR="00000000" w:rsidDel="00000000" w:rsidP="00000000" w:rsidRDefault="00000000" w:rsidRPr="00000000" w14:paraId="000003C2">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can be very costly as administrators have to locate and examine them.</w:t>
      </w:r>
    </w:p>
    <w:p w:rsidR="00000000" w:rsidDel="00000000" w:rsidP="00000000" w:rsidRDefault="00000000" w:rsidRPr="00000000" w14:paraId="000003C3">
      <w:pPr>
        <w:numPr>
          <w:ilvl w:val="0"/>
          <w:numId w:val="8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uses counters, gauges, and resource utilisation as indicators to see if the person is an intruder.</w:t>
      </w:r>
    </w:p>
    <w:p w:rsidR="00000000" w:rsidDel="00000000" w:rsidP="00000000" w:rsidRDefault="00000000" w:rsidRPr="00000000" w14:paraId="000003C4">
      <w:pPr>
        <w:ind w:left="0" w:firstLine="0"/>
        <w:rPr>
          <w:color w:val="202122"/>
          <w:sz w:val="40"/>
          <w:szCs w:val="40"/>
          <w:highlight w:val="white"/>
        </w:rPr>
      </w:pPr>
      <w:r w:rsidDel="00000000" w:rsidR="00000000" w:rsidRPr="00000000">
        <w:rPr>
          <w:rtl w:val="0"/>
        </w:rPr>
      </w:r>
    </w:p>
    <w:p w:rsidR="00000000" w:rsidDel="00000000" w:rsidP="00000000" w:rsidRDefault="00000000" w:rsidRPr="00000000" w14:paraId="000003C5">
      <w:pPr>
        <w:ind w:left="0" w:firstLine="0"/>
        <w:rPr>
          <w:color w:val="202122"/>
          <w:sz w:val="40"/>
          <w:szCs w:val="40"/>
          <w:highlight w:val="white"/>
        </w:rPr>
      </w:pPr>
      <w:r w:rsidDel="00000000" w:rsidR="00000000" w:rsidRPr="00000000">
        <w:rPr>
          <w:b w:val="1"/>
          <w:color w:val="202122"/>
          <w:sz w:val="40"/>
          <w:szCs w:val="40"/>
          <w:highlight w:val="white"/>
          <w:u w:val="single"/>
          <w:rtl w:val="0"/>
        </w:rPr>
        <w:t xml:space="preserve">Living example Snot IDS:</w:t>
      </w:r>
      <w:r w:rsidDel="00000000" w:rsidR="00000000" w:rsidRPr="00000000">
        <w:rPr>
          <w:rtl w:val="0"/>
        </w:rPr>
      </w:r>
    </w:p>
    <w:p w:rsidR="00000000" w:rsidDel="00000000" w:rsidP="00000000" w:rsidRDefault="00000000" w:rsidRPr="00000000" w14:paraId="000003C6">
      <w:pPr>
        <w:numPr>
          <w:ilvl w:val="0"/>
          <w:numId w:val="121"/>
        </w:numPr>
        <w:ind w:left="720" w:hanging="360"/>
        <w:rPr>
          <w:color w:val="202122"/>
          <w:sz w:val="40"/>
          <w:szCs w:val="40"/>
          <w:highlight w:val="white"/>
        </w:rPr>
      </w:pPr>
      <w:r w:rsidDel="00000000" w:rsidR="00000000" w:rsidRPr="00000000">
        <w:rPr>
          <w:color w:val="202122"/>
          <w:sz w:val="40"/>
          <w:szCs w:val="40"/>
          <w:highlight w:val="white"/>
          <w:rtl w:val="0"/>
        </w:rPr>
        <w:t xml:space="preserve">Snort is a well-known and currently industry-leading tool used for packet sniffing, logging, and intrusion detection</w:t>
      </w:r>
    </w:p>
    <w:p w:rsidR="00000000" w:rsidDel="00000000" w:rsidP="00000000" w:rsidRDefault="00000000" w:rsidRPr="00000000" w14:paraId="000003C7">
      <w:pPr>
        <w:numPr>
          <w:ilvl w:val="0"/>
          <w:numId w:val="121"/>
        </w:numPr>
        <w:ind w:left="720" w:hanging="360"/>
        <w:rPr>
          <w:color w:val="202122"/>
          <w:sz w:val="40"/>
          <w:szCs w:val="40"/>
          <w:highlight w:val="white"/>
        </w:rPr>
      </w:pPr>
      <w:r w:rsidDel="00000000" w:rsidR="00000000" w:rsidRPr="00000000">
        <w:rPr>
          <w:color w:val="202122"/>
          <w:sz w:val="40"/>
          <w:szCs w:val="40"/>
          <w:highlight w:val="white"/>
          <w:rtl w:val="0"/>
        </w:rPr>
        <w:t xml:space="preserve">It was created by Cisco and can be installed on Windows as well as a few Linux distributions</w:t>
      </w:r>
    </w:p>
    <w:p w:rsidR="00000000" w:rsidDel="00000000" w:rsidP="00000000" w:rsidRDefault="00000000" w:rsidRPr="00000000" w14:paraId="000003C8">
      <w:pPr>
        <w:numPr>
          <w:ilvl w:val="0"/>
          <w:numId w:val="12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is an anomaly Based IDS.</w:t>
      </w:r>
    </w:p>
    <w:p w:rsidR="00000000" w:rsidDel="00000000" w:rsidP="00000000" w:rsidRDefault="00000000" w:rsidRPr="00000000" w14:paraId="000003C9">
      <w:pPr>
        <w:numPr>
          <w:ilvl w:val="0"/>
          <w:numId w:val="121"/>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It has 4 major parts:</w:t>
      </w:r>
    </w:p>
    <w:p w:rsidR="00000000" w:rsidDel="00000000" w:rsidP="00000000" w:rsidRDefault="00000000" w:rsidRPr="00000000" w14:paraId="000003CA">
      <w:pPr>
        <w:ind w:left="0" w:firstLine="0"/>
        <w:rPr>
          <w:color w:val="202122"/>
          <w:sz w:val="40"/>
          <w:szCs w:val="40"/>
          <w:highlight w:val="white"/>
        </w:rPr>
      </w:pPr>
      <w:r w:rsidDel="00000000" w:rsidR="00000000" w:rsidRPr="00000000">
        <w:rPr>
          <w:color w:val="202122"/>
          <w:sz w:val="40"/>
          <w:szCs w:val="40"/>
          <w:highlight w:val="white"/>
          <w:u w:val="single"/>
          <w:rtl w:val="0"/>
        </w:rPr>
        <w:t xml:space="preserve">Packet decoder:</w:t>
      </w:r>
      <w:r w:rsidDel="00000000" w:rsidR="00000000" w:rsidRPr="00000000">
        <w:rPr>
          <w:color w:val="202122"/>
          <w:sz w:val="40"/>
          <w:szCs w:val="40"/>
          <w:highlight w:val="white"/>
          <w:rtl w:val="0"/>
        </w:rPr>
        <w:t xml:space="preserve"> when data is sent over the network many headers are attached to it so that it is able to reach the correct location. The decoder removes these headers to access the packet.</w:t>
      </w:r>
    </w:p>
    <w:p w:rsidR="00000000" w:rsidDel="00000000" w:rsidP="00000000" w:rsidRDefault="00000000" w:rsidRPr="00000000" w14:paraId="000003CB">
      <w:pPr>
        <w:ind w:left="0" w:firstLine="0"/>
        <w:rPr>
          <w:color w:val="202122"/>
          <w:sz w:val="40"/>
          <w:szCs w:val="40"/>
          <w:highlight w:val="white"/>
        </w:rPr>
      </w:pPr>
      <w:r w:rsidDel="00000000" w:rsidR="00000000" w:rsidRPr="00000000">
        <w:rPr>
          <w:color w:val="202122"/>
          <w:sz w:val="40"/>
          <w:szCs w:val="40"/>
          <w:highlight w:val="white"/>
          <w:u w:val="single"/>
          <w:rtl w:val="0"/>
        </w:rPr>
        <w:t xml:space="preserve">Detection engine: </w:t>
      </w:r>
      <w:r w:rsidDel="00000000" w:rsidR="00000000" w:rsidRPr="00000000">
        <w:rPr>
          <w:color w:val="202122"/>
          <w:sz w:val="40"/>
          <w:szCs w:val="40"/>
          <w:highlight w:val="white"/>
          <w:rtl w:val="0"/>
        </w:rPr>
        <w:t xml:space="preserve">the heart of the SNORT it uses predefined rules to evaluate each packet of data.</w:t>
      </w:r>
    </w:p>
    <w:p w:rsidR="00000000" w:rsidDel="00000000" w:rsidP="00000000" w:rsidRDefault="00000000" w:rsidRPr="00000000" w14:paraId="000003CC">
      <w:pPr>
        <w:ind w:left="0" w:firstLine="0"/>
        <w:rPr>
          <w:color w:val="202122"/>
          <w:sz w:val="40"/>
          <w:szCs w:val="40"/>
          <w:highlight w:val="white"/>
        </w:rPr>
      </w:pPr>
      <w:r w:rsidDel="00000000" w:rsidR="00000000" w:rsidRPr="00000000">
        <w:rPr>
          <w:color w:val="202122"/>
          <w:sz w:val="40"/>
          <w:szCs w:val="40"/>
          <w:highlight w:val="white"/>
          <w:u w:val="single"/>
          <w:rtl w:val="0"/>
        </w:rPr>
        <w:t xml:space="preserve">Logger: </w:t>
      </w:r>
      <w:r w:rsidDel="00000000" w:rsidR="00000000" w:rsidRPr="00000000">
        <w:rPr>
          <w:color w:val="202122"/>
          <w:sz w:val="40"/>
          <w:szCs w:val="40"/>
          <w:highlight w:val="white"/>
          <w:rtl w:val="0"/>
        </w:rPr>
        <w:t xml:space="preserve">whenever an anomaly is detected or the logging option is selected the logger records the information and stores it for future use.</w:t>
      </w:r>
    </w:p>
    <w:p w:rsidR="00000000" w:rsidDel="00000000" w:rsidP="00000000" w:rsidRDefault="00000000" w:rsidRPr="00000000" w14:paraId="000003CD">
      <w:pPr>
        <w:ind w:left="0" w:firstLine="0"/>
        <w:rPr>
          <w:color w:val="202122"/>
          <w:sz w:val="40"/>
          <w:szCs w:val="40"/>
          <w:highlight w:val="white"/>
        </w:rPr>
      </w:pPr>
      <w:r w:rsidDel="00000000" w:rsidR="00000000" w:rsidRPr="00000000">
        <w:rPr>
          <w:color w:val="202122"/>
          <w:sz w:val="40"/>
          <w:szCs w:val="40"/>
          <w:highlight w:val="white"/>
          <w:u w:val="single"/>
          <w:rtl w:val="0"/>
        </w:rPr>
        <w:t xml:space="preserve">Alerter:</w:t>
      </w:r>
      <w:r w:rsidDel="00000000" w:rsidR="00000000" w:rsidRPr="00000000">
        <w:rPr>
          <w:color w:val="202122"/>
          <w:sz w:val="40"/>
          <w:szCs w:val="40"/>
          <w:highlight w:val="white"/>
          <w:rtl w:val="0"/>
        </w:rPr>
        <w:t xml:space="preserve"> if any anomaly is detected the alerter then issus an alert to the respective administrators.</w:t>
      </w:r>
    </w:p>
    <w:p w:rsidR="00000000" w:rsidDel="00000000" w:rsidP="00000000" w:rsidRDefault="00000000" w:rsidRPr="00000000" w14:paraId="000003CE">
      <w:pPr>
        <w:ind w:left="0" w:firstLine="0"/>
        <w:rPr>
          <w:color w:val="202122"/>
          <w:sz w:val="40"/>
          <w:szCs w:val="40"/>
          <w:highlight w:val="white"/>
        </w:rPr>
      </w:pPr>
      <w:r w:rsidDel="00000000" w:rsidR="00000000" w:rsidRPr="00000000">
        <w:rPr>
          <w:rtl w:val="0"/>
        </w:rPr>
      </w:r>
    </w:p>
    <w:p w:rsidR="00000000" w:rsidDel="00000000" w:rsidP="00000000" w:rsidRDefault="00000000" w:rsidRPr="00000000" w14:paraId="000003CF">
      <w:pPr>
        <w:ind w:left="0" w:firstLine="0"/>
        <w:rPr>
          <w:color w:val="0000ff"/>
          <w:sz w:val="40"/>
          <w:szCs w:val="40"/>
          <w:highlight w:val="white"/>
          <w:u w:val="single"/>
        </w:rPr>
      </w:pPr>
      <w:r w:rsidDel="00000000" w:rsidR="00000000" w:rsidRPr="00000000">
        <w:rPr>
          <w:b w:val="1"/>
          <w:color w:val="0000ff"/>
          <w:sz w:val="40"/>
          <w:szCs w:val="40"/>
          <w:highlight w:val="white"/>
          <w:u w:val="single"/>
          <w:rtl w:val="0"/>
        </w:rPr>
        <w:t xml:space="preserve">Chapter 7: Firewalls</w:t>
      </w:r>
      <w:r w:rsidDel="00000000" w:rsidR="00000000" w:rsidRPr="00000000">
        <w:rPr>
          <w:rtl w:val="0"/>
        </w:rPr>
      </w:r>
    </w:p>
    <w:p w:rsidR="00000000" w:rsidDel="00000000" w:rsidP="00000000" w:rsidRDefault="00000000" w:rsidRPr="00000000" w14:paraId="000003D0">
      <w:pPr>
        <w:ind w:left="0" w:firstLine="0"/>
        <w:rPr>
          <w:sz w:val="40"/>
          <w:szCs w:val="40"/>
          <w:highlight w:val="white"/>
          <w:u w:val="single"/>
        </w:rPr>
      </w:pPr>
      <w:r w:rsidDel="00000000" w:rsidR="00000000" w:rsidRPr="00000000">
        <w:rPr>
          <w:color w:val="0000ff"/>
          <w:sz w:val="40"/>
          <w:szCs w:val="40"/>
          <w:highlight w:val="white"/>
          <w:u w:val="single"/>
          <w:rtl w:val="0"/>
        </w:rPr>
        <w:t xml:space="preserve">Introduction:</w:t>
      </w:r>
      <w:r w:rsidDel="00000000" w:rsidR="00000000" w:rsidRPr="00000000">
        <w:rPr>
          <w:rtl w:val="0"/>
        </w:rPr>
      </w:r>
    </w:p>
    <w:p w:rsidR="00000000" w:rsidDel="00000000" w:rsidP="00000000" w:rsidRDefault="00000000" w:rsidRPr="00000000" w14:paraId="000003D1">
      <w:pPr>
        <w:numPr>
          <w:ilvl w:val="0"/>
          <w:numId w:val="28"/>
        </w:numPr>
        <w:ind w:left="720" w:hanging="360"/>
        <w:rPr>
          <w:sz w:val="40"/>
          <w:szCs w:val="40"/>
          <w:highlight w:val="white"/>
          <w:u w:val="none"/>
        </w:rPr>
      </w:pPr>
      <w:r w:rsidDel="00000000" w:rsidR="00000000" w:rsidRPr="00000000">
        <w:rPr>
          <w:sz w:val="40"/>
          <w:szCs w:val="40"/>
          <w:highlight w:val="white"/>
          <w:rtl w:val="0"/>
        </w:rPr>
        <w:t xml:space="preserve">We mentioned the use of firewalls in the previous chapter for an IDS, but what is a firewall?</w:t>
      </w:r>
    </w:p>
    <w:p w:rsidR="00000000" w:rsidDel="00000000" w:rsidP="00000000" w:rsidRDefault="00000000" w:rsidRPr="00000000" w14:paraId="000003D2">
      <w:pPr>
        <w:numPr>
          <w:ilvl w:val="0"/>
          <w:numId w:val="28"/>
        </w:numPr>
        <w:ind w:left="720" w:hanging="360"/>
        <w:rPr>
          <w:sz w:val="40"/>
          <w:szCs w:val="40"/>
          <w:highlight w:val="white"/>
          <w:u w:val="none"/>
        </w:rPr>
      </w:pPr>
      <w:r w:rsidDel="00000000" w:rsidR="00000000" w:rsidRPr="00000000">
        <w:rPr>
          <w:sz w:val="40"/>
          <w:szCs w:val="40"/>
          <w:highlight w:val="white"/>
          <w:rtl w:val="0"/>
        </w:rPr>
        <w:t xml:space="preserve">It is essentially a security component that is used to protect networks from external threats.</w:t>
      </w:r>
    </w:p>
    <w:p w:rsidR="00000000" w:rsidDel="00000000" w:rsidP="00000000" w:rsidRDefault="00000000" w:rsidRPr="00000000" w14:paraId="000003D3">
      <w:pPr>
        <w:numPr>
          <w:ilvl w:val="0"/>
          <w:numId w:val="28"/>
        </w:numPr>
        <w:ind w:left="720" w:hanging="360"/>
        <w:rPr>
          <w:sz w:val="40"/>
          <w:szCs w:val="40"/>
          <w:highlight w:val="white"/>
          <w:u w:val="none"/>
        </w:rPr>
      </w:pPr>
      <w:r w:rsidDel="00000000" w:rsidR="00000000" w:rsidRPr="00000000">
        <w:rPr>
          <w:sz w:val="40"/>
          <w:szCs w:val="40"/>
          <w:highlight w:val="white"/>
          <w:rtl w:val="0"/>
        </w:rPr>
        <w:t xml:space="preserve">Traditionally a firewall is run on a dedicated device to maximise efficiency.</w:t>
      </w:r>
    </w:p>
    <w:p w:rsidR="00000000" w:rsidDel="00000000" w:rsidP="00000000" w:rsidRDefault="00000000" w:rsidRPr="00000000" w14:paraId="000003D4">
      <w:pPr>
        <w:ind w:left="0" w:firstLine="0"/>
        <w:rPr>
          <w:sz w:val="40"/>
          <w:szCs w:val="40"/>
          <w:highlight w:val="white"/>
        </w:rPr>
      </w:pPr>
      <w:r w:rsidDel="00000000" w:rsidR="00000000" w:rsidRPr="00000000">
        <w:rPr>
          <w:color w:val="0000ff"/>
          <w:sz w:val="40"/>
          <w:szCs w:val="40"/>
          <w:highlight w:val="white"/>
          <w:u w:val="single"/>
          <w:rtl w:val="0"/>
        </w:rPr>
        <w:t xml:space="preserve">Design and implementation:</w:t>
      </w:r>
      <w:r w:rsidDel="00000000" w:rsidR="00000000" w:rsidRPr="00000000">
        <w:rPr>
          <w:rtl w:val="0"/>
        </w:rPr>
      </w:r>
    </w:p>
    <w:p w:rsidR="00000000" w:rsidDel="00000000" w:rsidP="00000000" w:rsidRDefault="00000000" w:rsidRPr="00000000" w14:paraId="000003D5">
      <w:pPr>
        <w:numPr>
          <w:ilvl w:val="0"/>
          <w:numId w:val="40"/>
        </w:numPr>
        <w:ind w:left="720" w:hanging="360"/>
        <w:rPr>
          <w:sz w:val="40"/>
          <w:szCs w:val="40"/>
          <w:highlight w:val="white"/>
          <w:u w:val="none"/>
        </w:rPr>
      </w:pPr>
      <w:r w:rsidDel="00000000" w:rsidR="00000000" w:rsidRPr="00000000">
        <w:rPr>
          <w:sz w:val="40"/>
          <w:szCs w:val="40"/>
          <w:highlight w:val="white"/>
          <w:rtl w:val="0"/>
        </w:rPr>
        <w:t xml:space="preserve">A firewall implements the rules and regulation it has been configured with.</w:t>
      </w:r>
    </w:p>
    <w:p w:rsidR="00000000" w:rsidDel="00000000" w:rsidP="00000000" w:rsidRDefault="00000000" w:rsidRPr="00000000" w14:paraId="000003D6">
      <w:pPr>
        <w:numPr>
          <w:ilvl w:val="0"/>
          <w:numId w:val="40"/>
        </w:numPr>
        <w:ind w:left="720" w:hanging="360"/>
        <w:rPr>
          <w:sz w:val="40"/>
          <w:szCs w:val="40"/>
          <w:highlight w:val="white"/>
          <w:u w:val="none"/>
        </w:rPr>
      </w:pPr>
      <w:r w:rsidDel="00000000" w:rsidR="00000000" w:rsidRPr="00000000">
        <w:rPr>
          <w:sz w:val="40"/>
          <w:szCs w:val="40"/>
          <w:highlight w:val="white"/>
          <w:rtl w:val="0"/>
        </w:rPr>
        <w:t xml:space="preserve">All firewalls come with some built in protection, but they need to be configured.</w:t>
      </w:r>
    </w:p>
    <w:p w:rsidR="00000000" w:rsidDel="00000000" w:rsidP="00000000" w:rsidRDefault="00000000" w:rsidRPr="00000000" w14:paraId="000003D7">
      <w:pPr>
        <w:rPr>
          <w:sz w:val="40"/>
          <w:szCs w:val="40"/>
          <w:highlight w:val="white"/>
        </w:rPr>
      </w:pPr>
      <w:r w:rsidDel="00000000" w:rsidR="00000000" w:rsidRPr="00000000">
        <w:rPr>
          <w:rtl w:val="0"/>
        </w:rPr>
      </w:r>
    </w:p>
    <w:p w:rsidR="00000000" w:rsidDel="00000000" w:rsidP="00000000" w:rsidRDefault="00000000" w:rsidRPr="00000000" w14:paraId="000003D8">
      <w:pPr>
        <w:rPr>
          <w:sz w:val="40"/>
          <w:szCs w:val="40"/>
          <w:highlight w:val="white"/>
        </w:rPr>
      </w:pPr>
      <w:r w:rsidDel="00000000" w:rsidR="00000000" w:rsidRPr="00000000">
        <w:rPr>
          <w:rtl w:val="0"/>
        </w:rPr>
      </w:r>
    </w:p>
    <w:p w:rsidR="00000000" w:rsidDel="00000000" w:rsidP="00000000" w:rsidRDefault="00000000" w:rsidRPr="00000000" w14:paraId="000003D9">
      <w:pPr>
        <w:numPr>
          <w:ilvl w:val="0"/>
          <w:numId w:val="40"/>
        </w:numPr>
        <w:ind w:left="720" w:hanging="360"/>
        <w:rPr>
          <w:sz w:val="40"/>
          <w:szCs w:val="40"/>
          <w:highlight w:val="white"/>
          <w:u w:val="none"/>
        </w:rPr>
      </w:pPr>
      <w:r w:rsidDel="00000000" w:rsidR="00000000" w:rsidRPr="00000000">
        <w:rPr>
          <w:sz w:val="40"/>
          <w:szCs w:val="40"/>
          <w:highlight w:val="white"/>
          <w:rtl w:val="0"/>
        </w:rPr>
        <w:t xml:space="preserve">One of 3 action can take place when a packet reaches a firewall:</w:t>
      </w:r>
    </w:p>
    <w:p w:rsidR="00000000" w:rsidDel="00000000" w:rsidP="00000000" w:rsidRDefault="00000000" w:rsidRPr="00000000" w14:paraId="000003DA">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The packet can be accepted and may pass through the  firewall.</w:t>
      </w:r>
    </w:p>
    <w:p w:rsidR="00000000" w:rsidDel="00000000" w:rsidP="00000000" w:rsidRDefault="00000000" w:rsidRPr="00000000" w14:paraId="000003DB">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The packet may be dropped and not allowed through the firewall.</w:t>
      </w:r>
    </w:p>
    <w:p w:rsidR="00000000" w:rsidDel="00000000" w:rsidP="00000000" w:rsidRDefault="00000000" w:rsidRPr="00000000" w14:paraId="000003DC">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The packet may be Rejected and the source of the packet will be informed why it was rejected.</w:t>
      </w:r>
    </w:p>
    <w:p w:rsidR="00000000" w:rsidDel="00000000" w:rsidP="00000000" w:rsidRDefault="00000000" w:rsidRPr="00000000" w14:paraId="000003DD">
      <w:pPr>
        <w:numPr>
          <w:ilvl w:val="0"/>
          <w:numId w:val="40"/>
        </w:numPr>
        <w:ind w:left="720" w:hanging="360"/>
        <w:rPr>
          <w:sz w:val="40"/>
          <w:szCs w:val="40"/>
          <w:highlight w:val="white"/>
          <w:u w:val="none"/>
        </w:rPr>
      </w:pPr>
      <w:r w:rsidDel="00000000" w:rsidR="00000000" w:rsidRPr="00000000">
        <w:rPr>
          <w:sz w:val="40"/>
          <w:szCs w:val="40"/>
          <w:highlight w:val="white"/>
          <w:rtl w:val="0"/>
        </w:rPr>
        <w:t xml:space="preserve">Some of the policies that the firewall use are:</w:t>
      </w:r>
    </w:p>
    <w:p w:rsidR="00000000" w:rsidDel="00000000" w:rsidP="00000000" w:rsidRDefault="00000000" w:rsidRPr="00000000" w14:paraId="000003DE">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TCP</w:t>
      </w:r>
    </w:p>
    <w:p w:rsidR="00000000" w:rsidDel="00000000" w:rsidP="00000000" w:rsidRDefault="00000000" w:rsidRPr="00000000" w14:paraId="000003DF">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UDP</w:t>
      </w:r>
    </w:p>
    <w:p w:rsidR="00000000" w:rsidDel="00000000" w:rsidP="00000000" w:rsidRDefault="00000000" w:rsidRPr="00000000" w14:paraId="000003E0">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IP address of source and the destination</w:t>
      </w:r>
    </w:p>
    <w:p w:rsidR="00000000" w:rsidDel="00000000" w:rsidP="00000000" w:rsidRDefault="00000000" w:rsidRPr="00000000" w14:paraId="000003E1">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Ports of source and the destination</w:t>
      </w:r>
    </w:p>
    <w:p w:rsidR="00000000" w:rsidDel="00000000" w:rsidP="00000000" w:rsidRDefault="00000000" w:rsidRPr="00000000" w14:paraId="000003E2">
      <w:pPr>
        <w:numPr>
          <w:ilvl w:val="1"/>
          <w:numId w:val="40"/>
        </w:numPr>
        <w:ind w:left="1440" w:hanging="360"/>
        <w:rPr>
          <w:sz w:val="40"/>
          <w:szCs w:val="40"/>
          <w:highlight w:val="white"/>
          <w:u w:val="none"/>
        </w:rPr>
      </w:pPr>
      <w:r w:rsidDel="00000000" w:rsidR="00000000" w:rsidRPr="00000000">
        <w:rPr>
          <w:sz w:val="40"/>
          <w:szCs w:val="40"/>
          <w:highlight w:val="white"/>
          <w:rtl w:val="0"/>
        </w:rPr>
        <w:t xml:space="preserve">Application payload </w:t>
      </w:r>
    </w:p>
    <w:p w:rsidR="00000000" w:rsidDel="00000000" w:rsidP="00000000" w:rsidRDefault="00000000" w:rsidRPr="00000000" w14:paraId="000003E3">
      <w:pPr>
        <w:ind w:left="0" w:firstLine="0"/>
        <w:rPr>
          <w:sz w:val="40"/>
          <w:szCs w:val="40"/>
          <w:highlight w:val="white"/>
        </w:rPr>
      </w:pPr>
      <w:r w:rsidDel="00000000" w:rsidR="00000000" w:rsidRPr="00000000">
        <w:rPr>
          <w:color w:val="0000ff"/>
          <w:sz w:val="40"/>
          <w:szCs w:val="40"/>
          <w:highlight w:val="white"/>
          <w:u w:val="single"/>
          <w:rtl w:val="0"/>
        </w:rPr>
        <w:t xml:space="preserve">Types of firewalls:</w:t>
      </w:r>
      <w:r w:rsidDel="00000000" w:rsidR="00000000" w:rsidRPr="00000000">
        <w:rPr>
          <w:rtl w:val="0"/>
        </w:rPr>
      </w:r>
    </w:p>
    <w:p w:rsidR="00000000" w:rsidDel="00000000" w:rsidP="00000000" w:rsidRDefault="00000000" w:rsidRPr="00000000" w14:paraId="000003E4">
      <w:pPr>
        <w:numPr>
          <w:ilvl w:val="0"/>
          <w:numId w:val="4"/>
        </w:numPr>
        <w:ind w:left="720" w:hanging="360"/>
        <w:rPr>
          <w:sz w:val="40"/>
          <w:szCs w:val="40"/>
          <w:highlight w:val="white"/>
          <w:u w:val="none"/>
        </w:rPr>
      </w:pPr>
      <w:r w:rsidDel="00000000" w:rsidR="00000000" w:rsidRPr="00000000">
        <w:rPr>
          <w:sz w:val="40"/>
          <w:szCs w:val="40"/>
          <w:highlight w:val="white"/>
          <w:rtl w:val="0"/>
        </w:rPr>
        <w:t xml:space="preserve">There are 4 main types of firewalls:</w:t>
      </w:r>
    </w:p>
    <w:p w:rsidR="00000000" w:rsidDel="00000000" w:rsidP="00000000" w:rsidRDefault="00000000" w:rsidRPr="00000000" w14:paraId="000003E5">
      <w:pPr>
        <w:ind w:left="0" w:firstLine="0"/>
        <w:rPr>
          <w:sz w:val="40"/>
          <w:szCs w:val="40"/>
          <w:highlight w:val="white"/>
        </w:rPr>
      </w:pPr>
      <w:r w:rsidDel="00000000" w:rsidR="00000000" w:rsidRPr="00000000">
        <w:rPr>
          <w:b w:val="1"/>
          <w:sz w:val="40"/>
          <w:szCs w:val="40"/>
          <w:highlight w:val="white"/>
          <w:u w:val="single"/>
          <w:rtl w:val="0"/>
        </w:rPr>
        <w:t xml:space="preserve">Packet filtering:</w:t>
      </w:r>
      <w:r w:rsidDel="00000000" w:rsidR="00000000" w:rsidRPr="00000000">
        <w:rPr>
          <w:rtl w:val="0"/>
        </w:rPr>
      </w:r>
    </w:p>
    <w:p w:rsidR="00000000" w:rsidDel="00000000" w:rsidP="00000000" w:rsidRDefault="00000000" w:rsidRPr="00000000" w14:paraId="000003E6">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The most basic type of firewall which either accepts the packet into the network or denies entry on the basis of rules set by the administrator.</w:t>
      </w:r>
    </w:p>
    <w:p w:rsidR="00000000" w:rsidDel="00000000" w:rsidP="00000000" w:rsidRDefault="00000000" w:rsidRPr="00000000" w14:paraId="000003E7">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This also includes traffic going from the network.</w:t>
      </w:r>
    </w:p>
    <w:p w:rsidR="00000000" w:rsidDel="00000000" w:rsidP="00000000" w:rsidRDefault="00000000" w:rsidRPr="00000000" w14:paraId="000003E8">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These set can be based on:</w:t>
      </w:r>
    </w:p>
    <w:p w:rsidR="00000000" w:rsidDel="00000000" w:rsidP="00000000" w:rsidRDefault="00000000" w:rsidRPr="00000000" w14:paraId="000003E9">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SOurce IP address</w:t>
      </w:r>
    </w:p>
    <w:p w:rsidR="00000000" w:rsidDel="00000000" w:rsidP="00000000" w:rsidRDefault="00000000" w:rsidRPr="00000000" w14:paraId="000003EA">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Destination IP address</w:t>
      </w:r>
    </w:p>
    <w:p w:rsidR="00000000" w:rsidDel="00000000" w:rsidP="00000000" w:rsidRDefault="00000000" w:rsidRPr="00000000" w14:paraId="000003EB">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Source and destination transport level address</w:t>
      </w:r>
    </w:p>
    <w:p w:rsidR="00000000" w:rsidDel="00000000" w:rsidP="00000000" w:rsidRDefault="00000000" w:rsidRPr="00000000" w14:paraId="000003EC">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IP protocol</w:t>
      </w:r>
    </w:p>
    <w:p w:rsidR="00000000" w:rsidDel="00000000" w:rsidP="00000000" w:rsidRDefault="00000000" w:rsidRPr="00000000" w14:paraId="000003ED">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Advantages:</w:t>
      </w:r>
    </w:p>
    <w:p w:rsidR="00000000" w:rsidDel="00000000" w:rsidP="00000000" w:rsidRDefault="00000000" w:rsidRPr="00000000" w14:paraId="000003EE">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Cheap</w:t>
      </w:r>
    </w:p>
    <w:p w:rsidR="00000000" w:rsidDel="00000000" w:rsidP="00000000" w:rsidRDefault="00000000" w:rsidRPr="00000000" w14:paraId="000003EF">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Low resources usage</w:t>
      </w:r>
    </w:p>
    <w:p w:rsidR="00000000" w:rsidDel="00000000" w:rsidP="00000000" w:rsidRDefault="00000000" w:rsidRPr="00000000" w14:paraId="000003F0">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Best for small network</w:t>
      </w:r>
    </w:p>
    <w:p w:rsidR="00000000" w:rsidDel="00000000" w:rsidP="00000000" w:rsidRDefault="00000000" w:rsidRPr="00000000" w14:paraId="000003F1">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Disadvantages</w:t>
      </w:r>
    </w:p>
    <w:p w:rsidR="00000000" w:rsidDel="00000000" w:rsidP="00000000" w:rsidRDefault="00000000" w:rsidRPr="00000000" w14:paraId="000003F2">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Vulnerable to spoofing</w:t>
      </w:r>
    </w:p>
    <w:p w:rsidR="00000000" w:rsidDel="00000000" w:rsidP="00000000" w:rsidRDefault="00000000" w:rsidRPr="00000000" w14:paraId="000003F3">
      <w:pPr>
        <w:numPr>
          <w:ilvl w:val="1"/>
          <w:numId w:val="106"/>
        </w:numPr>
        <w:ind w:left="1440" w:hanging="360"/>
        <w:rPr>
          <w:sz w:val="40"/>
          <w:szCs w:val="40"/>
          <w:highlight w:val="white"/>
          <w:u w:val="none"/>
        </w:rPr>
      </w:pPr>
      <w:r w:rsidDel="00000000" w:rsidR="00000000" w:rsidRPr="00000000">
        <w:rPr>
          <w:sz w:val="40"/>
          <w:szCs w:val="40"/>
          <w:highlight w:val="white"/>
          <w:rtl w:val="0"/>
        </w:rPr>
        <w:t xml:space="preserve">Can only work on the network layer</w:t>
      </w:r>
    </w:p>
    <w:p w:rsidR="00000000" w:rsidDel="00000000" w:rsidP="00000000" w:rsidRDefault="00000000" w:rsidRPr="00000000" w14:paraId="000003F4">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The firewall can only perform 2 actions on a data packet: accept it or reject it.</w:t>
      </w:r>
    </w:p>
    <w:p w:rsidR="00000000" w:rsidDel="00000000" w:rsidP="00000000" w:rsidRDefault="00000000" w:rsidRPr="00000000" w14:paraId="000003F5">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These firewalls cannot “see” the message and do not maintain log of such packets </w:t>
      </w:r>
    </w:p>
    <w:p w:rsidR="00000000" w:rsidDel="00000000" w:rsidP="00000000" w:rsidRDefault="00000000" w:rsidRPr="00000000" w14:paraId="000003F6">
      <w:pPr>
        <w:numPr>
          <w:ilvl w:val="0"/>
          <w:numId w:val="106"/>
        </w:numPr>
        <w:ind w:left="720" w:hanging="360"/>
        <w:rPr>
          <w:sz w:val="40"/>
          <w:szCs w:val="40"/>
          <w:highlight w:val="white"/>
          <w:u w:val="none"/>
        </w:rPr>
      </w:pPr>
      <w:r w:rsidDel="00000000" w:rsidR="00000000" w:rsidRPr="00000000">
        <w:rPr>
          <w:sz w:val="40"/>
          <w:szCs w:val="40"/>
          <w:highlight w:val="white"/>
          <w:rtl w:val="0"/>
        </w:rPr>
        <w:t xml:space="preserve">Also known as stateless firewalls.</w:t>
      </w:r>
    </w:p>
    <w:p w:rsidR="00000000" w:rsidDel="00000000" w:rsidP="00000000" w:rsidRDefault="00000000" w:rsidRPr="00000000" w14:paraId="000003F7">
      <w:pPr>
        <w:ind w:left="0" w:firstLine="0"/>
        <w:rPr>
          <w:sz w:val="40"/>
          <w:szCs w:val="40"/>
          <w:highlight w:val="white"/>
        </w:rPr>
      </w:pPr>
      <w:r w:rsidDel="00000000" w:rsidR="00000000" w:rsidRPr="00000000">
        <w:rPr>
          <w:b w:val="1"/>
          <w:sz w:val="40"/>
          <w:szCs w:val="40"/>
          <w:highlight w:val="white"/>
          <w:u w:val="single"/>
          <w:rtl w:val="0"/>
        </w:rPr>
        <w:t xml:space="preserve">Stateful inspection:</w:t>
      </w:r>
      <w:r w:rsidDel="00000000" w:rsidR="00000000" w:rsidRPr="00000000">
        <w:rPr>
          <w:rtl w:val="0"/>
        </w:rPr>
      </w:r>
    </w:p>
    <w:p w:rsidR="00000000" w:rsidDel="00000000" w:rsidP="00000000" w:rsidRDefault="00000000" w:rsidRPr="00000000" w14:paraId="000003F8">
      <w:pPr>
        <w:numPr>
          <w:ilvl w:val="0"/>
          <w:numId w:val="10"/>
        </w:numPr>
        <w:ind w:left="720" w:hanging="360"/>
        <w:rPr>
          <w:sz w:val="40"/>
          <w:szCs w:val="40"/>
          <w:highlight w:val="white"/>
          <w:u w:val="none"/>
        </w:rPr>
      </w:pPr>
      <w:r w:rsidDel="00000000" w:rsidR="00000000" w:rsidRPr="00000000">
        <w:rPr>
          <w:sz w:val="40"/>
          <w:szCs w:val="40"/>
          <w:highlight w:val="white"/>
          <w:rtl w:val="0"/>
        </w:rPr>
        <w:t xml:space="preserve">They perform all the functions but they also maintain tables of the contents of the packets.</w:t>
      </w:r>
    </w:p>
    <w:p w:rsidR="00000000" w:rsidDel="00000000" w:rsidP="00000000" w:rsidRDefault="00000000" w:rsidRPr="00000000" w14:paraId="000003F9">
      <w:pPr>
        <w:numPr>
          <w:ilvl w:val="0"/>
          <w:numId w:val="10"/>
        </w:numPr>
        <w:ind w:left="720" w:hanging="360"/>
        <w:rPr>
          <w:sz w:val="40"/>
          <w:szCs w:val="40"/>
          <w:highlight w:val="white"/>
          <w:u w:val="none"/>
        </w:rPr>
      </w:pPr>
      <w:r w:rsidDel="00000000" w:rsidR="00000000" w:rsidRPr="00000000">
        <w:rPr>
          <w:sz w:val="40"/>
          <w:szCs w:val="40"/>
          <w:highlight w:val="white"/>
          <w:rtl w:val="0"/>
        </w:rPr>
        <w:t xml:space="preserve">These tables maintain information related but not limited to: active connection, including the IP addresses, ports,and sequence numbers of packets.</w:t>
      </w:r>
    </w:p>
    <w:p w:rsidR="00000000" w:rsidDel="00000000" w:rsidP="00000000" w:rsidRDefault="00000000" w:rsidRPr="00000000" w14:paraId="000003FA">
      <w:pPr>
        <w:numPr>
          <w:ilvl w:val="0"/>
          <w:numId w:val="10"/>
        </w:numPr>
        <w:ind w:left="720" w:hanging="360"/>
        <w:rPr>
          <w:sz w:val="40"/>
          <w:szCs w:val="40"/>
          <w:highlight w:val="white"/>
          <w:u w:val="none"/>
        </w:rPr>
      </w:pPr>
      <w:r w:rsidDel="00000000" w:rsidR="00000000" w:rsidRPr="00000000">
        <w:rPr>
          <w:sz w:val="40"/>
          <w:szCs w:val="40"/>
          <w:highlight w:val="white"/>
          <w:rtl w:val="0"/>
        </w:rPr>
        <w:t xml:space="preserve">They also make their judgement on the basis of multiple data packets</w:t>
      </w:r>
    </w:p>
    <w:p w:rsidR="00000000" w:rsidDel="00000000" w:rsidP="00000000" w:rsidRDefault="00000000" w:rsidRPr="00000000" w14:paraId="000003FB">
      <w:pPr>
        <w:numPr>
          <w:ilvl w:val="0"/>
          <w:numId w:val="10"/>
        </w:numPr>
        <w:ind w:left="720" w:hanging="360"/>
        <w:rPr>
          <w:sz w:val="40"/>
          <w:szCs w:val="40"/>
          <w:highlight w:val="white"/>
          <w:u w:val="none"/>
        </w:rPr>
      </w:pPr>
      <w:r w:rsidDel="00000000" w:rsidR="00000000" w:rsidRPr="00000000">
        <w:rPr>
          <w:sz w:val="40"/>
          <w:szCs w:val="40"/>
          <w:highlight w:val="white"/>
          <w:rtl w:val="0"/>
        </w:rPr>
        <w:t xml:space="preserve">Advantages:</w:t>
      </w:r>
    </w:p>
    <w:p w:rsidR="00000000" w:rsidDel="00000000" w:rsidP="00000000" w:rsidRDefault="00000000" w:rsidRPr="00000000" w14:paraId="000003FC">
      <w:pPr>
        <w:numPr>
          <w:ilvl w:val="1"/>
          <w:numId w:val="10"/>
        </w:numPr>
        <w:ind w:left="1440" w:hanging="360"/>
        <w:rPr>
          <w:sz w:val="40"/>
          <w:szCs w:val="40"/>
          <w:highlight w:val="white"/>
          <w:u w:val="none"/>
        </w:rPr>
      </w:pPr>
      <w:r w:rsidDel="00000000" w:rsidR="00000000" w:rsidRPr="00000000">
        <w:rPr>
          <w:sz w:val="40"/>
          <w:szCs w:val="40"/>
          <w:highlight w:val="white"/>
          <w:rtl w:val="0"/>
        </w:rPr>
        <w:t xml:space="preserve">Very effective in filtering.</w:t>
      </w:r>
    </w:p>
    <w:p w:rsidR="00000000" w:rsidDel="00000000" w:rsidP="00000000" w:rsidRDefault="00000000" w:rsidRPr="00000000" w14:paraId="000003FD">
      <w:pPr>
        <w:numPr>
          <w:ilvl w:val="1"/>
          <w:numId w:val="10"/>
        </w:numPr>
        <w:ind w:left="1440" w:hanging="360"/>
        <w:rPr>
          <w:sz w:val="40"/>
          <w:szCs w:val="40"/>
          <w:highlight w:val="white"/>
          <w:u w:val="none"/>
        </w:rPr>
      </w:pPr>
      <w:r w:rsidDel="00000000" w:rsidR="00000000" w:rsidRPr="00000000">
        <w:rPr>
          <w:sz w:val="40"/>
          <w:szCs w:val="40"/>
          <w:highlight w:val="white"/>
          <w:rtl w:val="0"/>
        </w:rPr>
        <w:t xml:space="preserve">More intelligent systems can make more complex decision </w:t>
      </w:r>
    </w:p>
    <w:p w:rsidR="00000000" w:rsidDel="00000000" w:rsidP="00000000" w:rsidRDefault="00000000" w:rsidRPr="00000000" w14:paraId="000003FE">
      <w:pPr>
        <w:numPr>
          <w:ilvl w:val="1"/>
          <w:numId w:val="10"/>
        </w:numPr>
        <w:ind w:left="1440" w:hanging="360"/>
        <w:rPr>
          <w:sz w:val="40"/>
          <w:szCs w:val="40"/>
          <w:highlight w:val="white"/>
          <w:u w:val="none"/>
        </w:rPr>
      </w:pPr>
      <w:r w:rsidDel="00000000" w:rsidR="00000000" w:rsidRPr="00000000">
        <w:rPr>
          <w:sz w:val="40"/>
          <w:szCs w:val="40"/>
          <w:highlight w:val="white"/>
          <w:rtl w:val="0"/>
        </w:rPr>
        <w:t xml:space="preserve">They have a wider logging capacity and can mitigate stronger attacks</w:t>
      </w:r>
    </w:p>
    <w:p w:rsidR="00000000" w:rsidDel="00000000" w:rsidP="00000000" w:rsidRDefault="00000000" w:rsidRPr="00000000" w14:paraId="000003FF">
      <w:pPr>
        <w:numPr>
          <w:ilvl w:val="1"/>
          <w:numId w:val="10"/>
        </w:numPr>
        <w:ind w:left="1440" w:hanging="360"/>
        <w:rPr>
          <w:sz w:val="40"/>
          <w:szCs w:val="40"/>
          <w:highlight w:val="white"/>
          <w:u w:val="none"/>
        </w:rPr>
      </w:pPr>
      <w:r w:rsidDel="00000000" w:rsidR="00000000" w:rsidRPr="00000000">
        <w:rPr>
          <w:sz w:val="40"/>
          <w:szCs w:val="40"/>
          <w:highlight w:val="white"/>
          <w:rtl w:val="0"/>
        </w:rPr>
        <w:t xml:space="preserve">Needs less ports for processing.</w:t>
      </w:r>
    </w:p>
    <w:p w:rsidR="00000000" w:rsidDel="00000000" w:rsidP="00000000" w:rsidRDefault="00000000" w:rsidRPr="00000000" w14:paraId="00000400">
      <w:pPr>
        <w:ind w:left="0" w:firstLine="0"/>
        <w:rPr>
          <w:sz w:val="40"/>
          <w:szCs w:val="40"/>
          <w:highlight w:val="white"/>
        </w:rPr>
      </w:pPr>
      <w:r w:rsidDel="00000000" w:rsidR="00000000" w:rsidRPr="00000000">
        <w:rPr>
          <w:b w:val="1"/>
          <w:sz w:val="40"/>
          <w:szCs w:val="40"/>
          <w:highlight w:val="white"/>
          <w:u w:val="single"/>
          <w:rtl w:val="0"/>
        </w:rPr>
        <w:t xml:space="preserve">Application proxy:</w:t>
      </w:r>
      <w:r w:rsidDel="00000000" w:rsidR="00000000" w:rsidRPr="00000000">
        <w:rPr>
          <w:rtl w:val="0"/>
        </w:rPr>
      </w:r>
    </w:p>
    <w:p w:rsidR="00000000" w:rsidDel="00000000" w:rsidP="00000000" w:rsidRDefault="00000000" w:rsidRPr="00000000" w14:paraId="00000401">
      <w:pPr>
        <w:numPr>
          <w:ilvl w:val="0"/>
          <w:numId w:val="27"/>
        </w:numPr>
        <w:ind w:left="720" w:hanging="360"/>
        <w:rPr>
          <w:sz w:val="40"/>
          <w:szCs w:val="40"/>
          <w:highlight w:val="white"/>
        </w:rPr>
      </w:pPr>
      <w:r w:rsidDel="00000000" w:rsidR="00000000" w:rsidRPr="00000000">
        <w:rPr>
          <w:sz w:val="40"/>
          <w:szCs w:val="40"/>
          <w:rtl w:val="0"/>
        </w:rPr>
        <w:t xml:space="preserve">A proxy firewall is the most secure form of firewall, which filters messages at the application layer to protect network resources. A proxy firewall, also known as an application firewall or a gateway firewall, limits the applications that a network can support, which increases security levels but can affect functionality and speed.</w:t>
      </w:r>
      <w:r w:rsidDel="00000000" w:rsidR="00000000" w:rsidRPr="00000000">
        <w:rPr>
          <w:sz w:val="40"/>
          <w:szCs w:val="40"/>
          <w:highlight w:val="white"/>
          <w:rtl w:val="0"/>
        </w:rPr>
        <w:t xml:space="preserve"> </w:t>
      </w:r>
    </w:p>
    <w:p w:rsidR="00000000" w:rsidDel="00000000" w:rsidP="00000000" w:rsidRDefault="00000000" w:rsidRPr="00000000" w14:paraId="00000402">
      <w:pPr>
        <w:numPr>
          <w:ilvl w:val="0"/>
          <w:numId w:val="27"/>
        </w:numPr>
        <w:ind w:left="720" w:hanging="360"/>
        <w:rPr>
          <w:sz w:val="40"/>
          <w:szCs w:val="40"/>
          <w:highlight w:val="white"/>
          <w:u w:val="none"/>
        </w:rPr>
      </w:pPr>
      <w:r w:rsidDel="00000000" w:rsidR="00000000" w:rsidRPr="00000000">
        <w:rPr>
          <w:sz w:val="40"/>
          <w:szCs w:val="40"/>
          <w:highlight w:val="white"/>
          <w:rtl w:val="0"/>
        </w:rPr>
        <w:t xml:space="preserve">The proxy firewall can easily monitor and audit the traffic.</w:t>
      </w:r>
    </w:p>
    <w:p w:rsidR="00000000" w:rsidDel="00000000" w:rsidP="00000000" w:rsidRDefault="00000000" w:rsidRPr="00000000" w14:paraId="00000403">
      <w:pPr>
        <w:numPr>
          <w:ilvl w:val="0"/>
          <w:numId w:val="27"/>
        </w:numPr>
        <w:ind w:left="720" w:hanging="360"/>
        <w:rPr>
          <w:sz w:val="40"/>
          <w:szCs w:val="40"/>
          <w:highlight w:val="white"/>
        </w:rPr>
      </w:pPr>
      <w:r w:rsidDel="00000000" w:rsidR="00000000" w:rsidRPr="00000000">
        <w:rPr>
          <w:sz w:val="40"/>
          <w:szCs w:val="40"/>
          <w:highlight w:val="white"/>
          <w:rtl w:val="0"/>
        </w:rPr>
        <w:t xml:space="preserve">The user contacts the gateway using a TCP/IP application, such as Telnet or FTP, and the gateway asks the user for the name of the remote host to be accessed.</w:t>
      </w:r>
    </w:p>
    <w:p w:rsidR="00000000" w:rsidDel="00000000" w:rsidP="00000000" w:rsidRDefault="00000000" w:rsidRPr="00000000" w14:paraId="00000404">
      <w:pPr>
        <w:numPr>
          <w:ilvl w:val="0"/>
          <w:numId w:val="27"/>
        </w:numPr>
        <w:ind w:left="720" w:hanging="360"/>
        <w:rPr>
          <w:sz w:val="40"/>
          <w:szCs w:val="40"/>
          <w:highlight w:val="white"/>
        </w:rPr>
      </w:pPr>
      <w:r w:rsidDel="00000000" w:rsidR="00000000" w:rsidRPr="00000000">
        <w:rPr>
          <w:sz w:val="40"/>
          <w:szCs w:val="40"/>
          <w:highlight w:val="white"/>
          <w:rtl w:val="0"/>
        </w:rPr>
        <w:t xml:space="preserve">When the user responds and provides a valid user ID and authentication information, the gateway contacts the application on the remote host and relays TCP segments containing the application data between</w:t>
      </w:r>
    </w:p>
    <w:p w:rsidR="00000000" w:rsidDel="00000000" w:rsidP="00000000" w:rsidRDefault="00000000" w:rsidRPr="00000000" w14:paraId="00000405">
      <w:pPr>
        <w:numPr>
          <w:ilvl w:val="0"/>
          <w:numId w:val="27"/>
        </w:numPr>
        <w:ind w:left="720" w:hanging="360"/>
        <w:rPr>
          <w:sz w:val="40"/>
          <w:szCs w:val="40"/>
          <w:highlight w:val="white"/>
          <w:u w:val="none"/>
        </w:rPr>
      </w:pPr>
      <w:r w:rsidDel="00000000" w:rsidR="00000000" w:rsidRPr="00000000">
        <w:rPr>
          <w:sz w:val="40"/>
          <w:szCs w:val="40"/>
          <w:highlight w:val="white"/>
          <w:rtl w:val="0"/>
        </w:rPr>
        <w:t xml:space="preserve">Advantages:</w:t>
      </w:r>
    </w:p>
    <w:p w:rsidR="00000000" w:rsidDel="00000000" w:rsidP="00000000" w:rsidRDefault="00000000" w:rsidRPr="00000000" w14:paraId="00000406">
      <w:pPr>
        <w:numPr>
          <w:ilvl w:val="1"/>
          <w:numId w:val="27"/>
        </w:numPr>
        <w:ind w:left="1440" w:hanging="360"/>
        <w:rPr>
          <w:sz w:val="40"/>
          <w:szCs w:val="40"/>
          <w:highlight w:val="white"/>
          <w:u w:val="none"/>
        </w:rPr>
      </w:pPr>
      <w:r w:rsidDel="00000000" w:rsidR="00000000" w:rsidRPr="00000000">
        <w:rPr>
          <w:sz w:val="40"/>
          <w:szCs w:val="40"/>
          <w:highlight w:val="white"/>
          <w:rtl w:val="0"/>
        </w:rPr>
        <w:t xml:space="preserve">Application gateways tend to be more secure than packet filters</w:t>
      </w:r>
    </w:p>
    <w:p w:rsidR="00000000" w:rsidDel="00000000" w:rsidP="00000000" w:rsidRDefault="00000000" w:rsidRPr="00000000" w14:paraId="00000407">
      <w:pPr>
        <w:numPr>
          <w:ilvl w:val="1"/>
          <w:numId w:val="27"/>
        </w:numPr>
        <w:ind w:left="1440" w:hanging="360"/>
        <w:rPr>
          <w:sz w:val="40"/>
          <w:szCs w:val="40"/>
          <w:highlight w:val="white"/>
          <w:u w:val="none"/>
        </w:rPr>
      </w:pPr>
      <w:r w:rsidDel="00000000" w:rsidR="00000000" w:rsidRPr="00000000">
        <w:rPr>
          <w:sz w:val="40"/>
          <w:szCs w:val="40"/>
          <w:highlight w:val="white"/>
          <w:rtl w:val="0"/>
        </w:rPr>
        <w:t xml:space="preserve">Easy to log and audit incoming traffic</w:t>
      </w:r>
    </w:p>
    <w:p w:rsidR="00000000" w:rsidDel="00000000" w:rsidP="00000000" w:rsidRDefault="00000000" w:rsidRPr="00000000" w14:paraId="00000408">
      <w:pPr>
        <w:ind w:left="0" w:firstLine="0"/>
        <w:rPr>
          <w:sz w:val="40"/>
          <w:szCs w:val="40"/>
          <w:highlight w:val="white"/>
        </w:rPr>
      </w:pPr>
      <w:r w:rsidDel="00000000" w:rsidR="00000000" w:rsidRPr="00000000">
        <w:rPr>
          <w:rtl w:val="0"/>
        </w:rPr>
      </w:r>
    </w:p>
    <w:p w:rsidR="00000000" w:rsidDel="00000000" w:rsidP="00000000" w:rsidRDefault="00000000" w:rsidRPr="00000000" w14:paraId="00000409">
      <w:pPr>
        <w:numPr>
          <w:ilvl w:val="0"/>
          <w:numId w:val="27"/>
        </w:numPr>
        <w:ind w:left="720" w:hanging="360"/>
        <w:rPr>
          <w:sz w:val="40"/>
          <w:szCs w:val="40"/>
          <w:highlight w:val="white"/>
          <w:u w:val="none"/>
        </w:rPr>
      </w:pPr>
      <w:r w:rsidDel="00000000" w:rsidR="00000000" w:rsidRPr="00000000">
        <w:rPr>
          <w:sz w:val="40"/>
          <w:szCs w:val="40"/>
          <w:highlight w:val="white"/>
          <w:rtl w:val="0"/>
        </w:rPr>
        <w:t xml:space="preserve">Disadvantages:</w:t>
      </w:r>
    </w:p>
    <w:p w:rsidR="00000000" w:rsidDel="00000000" w:rsidP="00000000" w:rsidRDefault="00000000" w:rsidRPr="00000000" w14:paraId="0000040A">
      <w:pPr>
        <w:numPr>
          <w:ilvl w:val="1"/>
          <w:numId w:val="27"/>
        </w:numPr>
        <w:ind w:left="1440" w:hanging="360"/>
        <w:rPr>
          <w:sz w:val="40"/>
          <w:szCs w:val="40"/>
          <w:highlight w:val="white"/>
          <w:u w:val="none"/>
        </w:rPr>
      </w:pPr>
      <w:r w:rsidDel="00000000" w:rsidR="00000000" w:rsidRPr="00000000">
        <w:rPr>
          <w:sz w:val="40"/>
          <w:szCs w:val="40"/>
          <w:highlight w:val="white"/>
          <w:rtl w:val="0"/>
        </w:rPr>
        <w:t xml:space="preserve">Transmission speed gets reduced due to additional processing</w:t>
      </w:r>
    </w:p>
    <w:p w:rsidR="00000000" w:rsidDel="00000000" w:rsidP="00000000" w:rsidRDefault="00000000" w:rsidRPr="00000000" w14:paraId="0000040B">
      <w:pPr>
        <w:numPr>
          <w:ilvl w:val="1"/>
          <w:numId w:val="27"/>
        </w:numPr>
        <w:ind w:left="1440" w:hanging="360"/>
        <w:rPr>
          <w:sz w:val="40"/>
          <w:szCs w:val="40"/>
          <w:highlight w:val="white"/>
          <w:u w:val="none"/>
        </w:rPr>
      </w:pPr>
      <w:r w:rsidDel="00000000" w:rsidR="00000000" w:rsidRPr="00000000">
        <w:rPr>
          <w:sz w:val="40"/>
          <w:szCs w:val="40"/>
          <w:highlight w:val="white"/>
          <w:rtl w:val="0"/>
        </w:rPr>
        <w:t xml:space="preserve">The applications that support these features are few.</w:t>
      </w:r>
    </w:p>
    <w:p w:rsidR="00000000" w:rsidDel="00000000" w:rsidP="00000000" w:rsidRDefault="00000000" w:rsidRPr="00000000" w14:paraId="0000040C">
      <w:pPr>
        <w:ind w:left="0" w:firstLine="0"/>
        <w:rPr>
          <w:b w:val="1"/>
          <w:sz w:val="40"/>
          <w:szCs w:val="40"/>
          <w:highlight w:val="white"/>
          <w:u w:val="single"/>
        </w:rPr>
      </w:pPr>
      <w:r w:rsidDel="00000000" w:rsidR="00000000" w:rsidRPr="00000000">
        <w:rPr>
          <w:b w:val="1"/>
          <w:sz w:val="40"/>
          <w:szCs w:val="40"/>
          <w:highlight w:val="white"/>
          <w:u w:val="single"/>
          <w:rtl w:val="0"/>
        </w:rPr>
        <w:t xml:space="preserve">Circuit level gateway:</w:t>
      </w:r>
    </w:p>
    <w:p w:rsidR="00000000" w:rsidDel="00000000" w:rsidP="00000000" w:rsidRDefault="00000000" w:rsidRPr="00000000" w14:paraId="0000040D">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Just like application proxy firewalls which monitor the data between application layers, circuit level gateways monitor the data between the transport layer.</w:t>
      </w:r>
    </w:p>
    <w:p w:rsidR="00000000" w:rsidDel="00000000" w:rsidP="00000000" w:rsidRDefault="00000000" w:rsidRPr="00000000" w14:paraId="0000040E">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Another name for these type of firewalls is proxy firewall or servers</w:t>
      </w:r>
    </w:p>
    <w:p w:rsidR="00000000" w:rsidDel="00000000" w:rsidP="00000000" w:rsidRDefault="00000000" w:rsidRPr="00000000" w14:paraId="0000040F">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also provide security for connections like TCP , UDP and the three way handshake protocol. </w:t>
      </w:r>
    </w:p>
    <w:p w:rsidR="00000000" w:rsidDel="00000000" w:rsidP="00000000" w:rsidRDefault="00000000" w:rsidRPr="00000000" w14:paraId="00000410">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can also monitor the connections and also maintain a log of users.</w:t>
      </w:r>
    </w:p>
    <w:p w:rsidR="00000000" w:rsidDel="00000000" w:rsidP="00000000" w:rsidRDefault="00000000" w:rsidRPr="00000000" w14:paraId="00000411">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Advantages:</w:t>
      </w:r>
    </w:p>
    <w:p w:rsidR="00000000" w:rsidDel="00000000" w:rsidP="00000000" w:rsidRDefault="00000000" w:rsidRPr="00000000" w14:paraId="00000412">
      <w:pPr>
        <w:numPr>
          <w:ilvl w:val="1"/>
          <w:numId w:val="2"/>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Hides private network data, does not require a separate proxy server for each application</w:t>
      </w:r>
    </w:p>
    <w:p w:rsidR="00000000" w:rsidDel="00000000" w:rsidP="00000000" w:rsidRDefault="00000000" w:rsidRPr="00000000" w14:paraId="00000413">
      <w:pPr>
        <w:numPr>
          <w:ilvl w:val="1"/>
          <w:numId w:val="2"/>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Easy to install</w:t>
      </w:r>
    </w:p>
    <w:p w:rsidR="00000000" w:rsidDel="00000000" w:rsidP="00000000" w:rsidRDefault="00000000" w:rsidRPr="00000000" w14:paraId="00000414">
      <w:pPr>
        <w:numPr>
          <w:ilvl w:val="0"/>
          <w:numId w:val="2"/>
        </w:numPr>
        <w:ind w:left="720" w:hanging="360"/>
        <w:rPr>
          <w:color w:val="202122"/>
          <w:sz w:val="40"/>
          <w:szCs w:val="40"/>
          <w:highlight w:val="white"/>
          <w:u w:val="none"/>
        </w:rPr>
      </w:pPr>
      <w:r w:rsidDel="00000000" w:rsidR="00000000" w:rsidRPr="00000000">
        <w:rPr>
          <w:color w:val="202122"/>
          <w:sz w:val="40"/>
          <w:szCs w:val="40"/>
          <w:highlight w:val="white"/>
          <w:rtl w:val="0"/>
        </w:rPr>
        <w:t xml:space="preserve">Disadvantages:</w:t>
      </w:r>
    </w:p>
    <w:p w:rsidR="00000000" w:rsidDel="00000000" w:rsidP="00000000" w:rsidRDefault="00000000" w:rsidRPr="00000000" w14:paraId="00000415">
      <w:pPr>
        <w:numPr>
          <w:ilvl w:val="1"/>
          <w:numId w:val="2"/>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Does Not filter individual packets, which it is like a stateless firewall, where it doesn't know the contents of the packets</w:t>
      </w:r>
    </w:p>
    <w:p w:rsidR="00000000" w:rsidDel="00000000" w:rsidP="00000000" w:rsidRDefault="00000000" w:rsidRPr="00000000" w14:paraId="00000416">
      <w:pPr>
        <w:ind w:left="0" w:firstLine="0"/>
        <w:rPr>
          <w:b w:val="1"/>
          <w:color w:val="202122"/>
          <w:sz w:val="40"/>
          <w:szCs w:val="40"/>
          <w:highlight w:val="white"/>
          <w:u w:val="single"/>
        </w:rPr>
      </w:pPr>
      <w:r w:rsidDel="00000000" w:rsidR="00000000" w:rsidRPr="00000000">
        <w:rPr>
          <w:rtl w:val="0"/>
        </w:rPr>
      </w:r>
    </w:p>
    <w:p w:rsidR="00000000" w:rsidDel="00000000" w:rsidP="00000000" w:rsidRDefault="00000000" w:rsidRPr="00000000" w14:paraId="00000417">
      <w:pPr>
        <w:ind w:left="0" w:firstLine="0"/>
        <w:rPr>
          <w:b w:val="1"/>
          <w:color w:val="202122"/>
          <w:sz w:val="40"/>
          <w:szCs w:val="40"/>
          <w:highlight w:val="white"/>
          <w:u w:val="single"/>
        </w:rPr>
      </w:pPr>
      <w:r w:rsidDel="00000000" w:rsidR="00000000" w:rsidRPr="00000000">
        <w:rPr>
          <w:rtl w:val="0"/>
        </w:rPr>
      </w:r>
    </w:p>
    <w:p w:rsidR="00000000" w:rsidDel="00000000" w:rsidP="00000000" w:rsidRDefault="00000000" w:rsidRPr="00000000" w14:paraId="00000418">
      <w:pPr>
        <w:ind w:left="0" w:firstLine="0"/>
        <w:rPr>
          <w:b w:val="1"/>
          <w:color w:val="202122"/>
          <w:sz w:val="40"/>
          <w:szCs w:val="40"/>
          <w:highlight w:val="white"/>
          <w:u w:val="single"/>
        </w:rPr>
      </w:pPr>
      <w:r w:rsidDel="00000000" w:rsidR="00000000" w:rsidRPr="00000000">
        <w:rPr>
          <w:rtl w:val="0"/>
        </w:rPr>
      </w:r>
    </w:p>
    <w:p w:rsidR="00000000" w:rsidDel="00000000" w:rsidP="00000000" w:rsidRDefault="00000000" w:rsidRPr="00000000" w14:paraId="00000419">
      <w:pPr>
        <w:ind w:left="0" w:firstLine="0"/>
        <w:rPr>
          <w:b w:val="1"/>
          <w:color w:val="202122"/>
          <w:sz w:val="40"/>
          <w:szCs w:val="40"/>
          <w:highlight w:val="white"/>
          <w:u w:val="single"/>
        </w:rPr>
      </w:pPr>
      <w:r w:rsidDel="00000000" w:rsidR="00000000" w:rsidRPr="00000000">
        <w:rPr>
          <w:b w:val="1"/>
          <w:color w:val="202122"/>
          <w:sz w:val="40"/>
          <w:szCs w:val="40"/>
          <w:highlight w:val="white"/>
          <w:u w:val="single"/>
          <w:rtl w:val="0"/>
        </w:rPr>
        <w:t xml:space="preserve">Packet filtering vs Proxy server</w:t>
      </w:r>
    </w:p>
    <w:p w:rsidR="00000000" w:rsidDel="00000000" w:rsidP="00000000" w:rsidRDefault="00000000" w:rsidRPr="00000000" w14:paraId="0000041A">
      <w:pPr>
        <w:ind w:left="0" w:firstLine="0"/>
        <w:rPr>
          <w:color w:val="202122"/>
          <w:sz w:val="40"/>
          <w:szCs w:val="40"/>
          <w:highlight w:val="white"/>
          <w:u w:val="single"/>
        </w:rPr>
      </w:pPr>
      <w:r w:rsidDel="00000000" w:rsidR="00000000" w:rsidRPr="00000000">
        <w:rPr>
          <w:color w:val="202122"/>
          <w:sz w:val="40"/>
          <w:szCs w:val="40"/>
          <w:highlight w:val="white"/>
          <w:u w:val="single"/>
          <w:rtl w:val="0"/>
        </w:rPr>
        <w:t xml:space="preserve">Advantages:</w:t>
      </w:r>
    </w:p>
    <w:p w:rsidR="00000000" w:rsidDel="00000000" w:rsidP="00000000" w:rsidRDefault="00000000" w:rsidRPr="00000000" w14:paraId="0000041B">
      <w:pPr>
        <w:ind w:left="0" w:firstLine="0"/>
        <w:rPr>
          <w:color w:val="202122"/>
          <w:sz w:val="40"/>
          <w:szCs w:val="40"/>
          <w:highlight w:val="white"/>
          <w:u w:val="single"/>
        </w:rPr>
      </w:pPr>
      <w:r w:rsidDel="00000000" w:rsidR="00000000" w:rsidRPr="00000000">
        <w:rPr>
          <w:rtl w:val="0"/>
        </w:rPr>
      </w:r>
    </w:p>
    <w:tbl>
      <w:tblPr>
        <w:tblStyle w:val="Table11"/>
        <w:tblW w:w="11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5985"/>
        <w:tblGridChange w:id="0">
          <w:tblGrid>
            <w:gridCol w:w="5985"/>
            <w:gridCol w:w="59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Packet filtering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Proxy server/ firewalls</w:t>
            </w:r>
          </w:p>
        </w:tc>
      </w:tr>
      <w:tr>
        <w:trPr>
          <w:cantSplit w:val="0"/>
          <w:trHeight w:val="6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simple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User authentication is possible</w:t>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40"/>
                <w:szCs w:val="40"/>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Application protocol control can be implemented</w:t>
            </w:r>
          </w:p>
        </w:tc>
      </w:tr>
      <w:tr>
        <w:trPr>
          <w:cantSplit w:val="0"/>
          <w:trHeight w:val="6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Relatively cheap to implement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Logging </w:t>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40"/>
                <w:szCs w:val="40"/>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40"/>
                <w:szCs w:val="40"/>
                <w:highlight w:val="white"/>
              </w:rPr>
            </w:pPr>
            <w:r w:rsidDel="00000000" w:rsidR="00000000" w:rsidRPr="00000000">
              <w:rPr>
                <w:color w:val="202122"/>
                <w:sz w:val="40"/>
                <w:szCs w:val="40"/>
                <w:highlight w:val="white"/>
                <w:rtl w:val="0"/>
              </w:rPr>
              <w:t xml:space="preserve">Detailed audit trails can be tracked </w:t>
            </w:r>
          </w:p>
        </w:tc>
      </w:tr>
    </w:tbl>
    <w:p w:rsidR="00000000" w:rsidDel="00000000" w:rsidP="00000000" w:rsidRDefault="00000000" w:rsidRPr="00000000" w14:paraId="00000426">
      <w:pPr>
        <w:rPr>
          <w:color w:val="202122"/>
          <w:sz w:val="40"/>
          <w:szCs w:val="40"/>
          <w:highlight w:val="white"/>
          <w:u w:val="single"/>
        </w:rPr>
      </w:pPr>
      <w:r w:rsidDel="00000000" w:rsidR="00000000" w:rsidRPr="00000000">
        <w:rPr>
          <w:color w:val="202122"/>
          <w:sz w:val="40"/>
          <w:szCs w:val="40"/>
          <w:highlight w:val="white"/>
          <w:u w:val="single"/>
          <w:rtl w:val="0"/>
        </w:rPr>
        <w:t xml:space="preserve">Disadvantages:</w:t>
      </w:r>
    </w:p>
    <w:tbl>
      <w:tblPr>
        <w:tblStyle w:val="Table12"/>
        <w:tblW w:w="11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5985"/>
        <w:tblGridChange w:id="0">
          <w:tblGrid>
            <w:gridCol w:w="5985"/>
            <w:gridCol w:w="59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Packet filtering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Proxy server/ firewalls</w:t>
            </w:r>
          </w:p>
        </w:tc>
      </w:tr>
      <w:tr>
        <w:trPr>
          <w:cantSplit w:val="0"/>
          <w:trHeight w:val="6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Correctly identifying packet is difficult and is prone to error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It is expensive as each application needs a proxy</w:t>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color w:val="202122"/>
                <w:sz w:val="40"/>
                <w:szCs w:val="40"/>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after="0" w:before="0" w:line="240" w:lineRule="auto"/>
              <w:ind w:left="0" w:firstLine="0"/>
              <w:jc w:val="center"/>
              <w:rPr>
                <w:color w:val="202122"/>
                <w:sz w:val="40"/>
                <w:szCs w:val="40"/>
                <w:highlight w:val="white"/>
              </w:rPr>
            </w:pPr>
            <w:r w:rsidDel="00000000" w:rsidR="00000000" w:rsidRPr="00000000">
              <w:rPr>
                <w:rtl w:val="0"/>
              </w:rPr>
            </w:r>
          </w:p>
        </w:tc>
      </w:tr>
      <w:tr>
        <w:trPr>
          <w:cantSplit w:val="0"/>
          <w:trHeight w:val="6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Reordering packets is a difficult process and makes the specifying the rules very difficult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jc w:val="center"/>
              <w:rPr>
                <w:color w:val="202122"/>
                <w:sz w:val="40"/>
                <w:szCs w:val="40"/>
                <w:highlight w:val="white"/>
              </w:rPr>
            </w:pPr>
            <w:r w:rsidDel="00000000" w:rsidR="00000000" w:rsidRPr="00000000">
              <w:rPr>
                <w:color w:val="202122"/>
                <w:sz w:val="40"/>
                <w:szCs w:val="40"/>
                <w:highlight w:val="white"/>
                <w:rtl w:val="0"/>
              </w:rPr>
              <w:t xml:space="preserve">Circuit level proxies are cheaper but do not scan application level data</w:t>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color w:val="202122"/>
                <w:sz w:val="40"/>
                <w:szCs w:val="40"/>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after="0" w:before="0" w:line="240" w:lineRule="auto"/>
              <w:ind w:left="0" w:firstLine="0"/>
              <w:jc w:val="center"/>
              <w:rPr>
                <w:color w:val="202122"/>
                <w:sz w:val="40"/>
                <w:szCs w:val="40"/>
                <w:highlight w:val="white"/>
              </w:rPr>
            </w:pPr>
            <w:r w:rsidDel="00000000" w:rsidR="00000000" w:rsidRPr="00000000">
              <w:rPr>
                <w:rtl w:val="0"/>
              </w:rPr>
            </w:r>
          </w:p>
        </w:tc>
      </w:tr>
    </w:tbl>
    <w:p w:rsidR="00000000" w:rsidDel="00000000" w:rsidP="00000000" w:rsidRDefault="00000000" w:rsidRPr="00000000" w14:paraId="00000431">
      <w:pPr>
        <w:rPr>
          <w:color w:val="202122"/>
          <w:sz w:val="40"/>
          <w:szCs w:val="40"/>
          <w:highlight w:val="white"/>
          <w:u w:val="single"/>
        </w:rPr>
      </w:pPr>
      <w:r w:rsidDel="00000000" w:rsidR="00000000" w:rsidRPr="00000000">
        <w:rPr>
          <w:rtl w:val="0"/>
        </w:rPr>
      </w:r>
    </w:p>
    <w:p w:rsidR="00000000" w:rsidDel="00000000" w:rsidP="00000000" w:rsidRDefault="00000000" w:rsidRPr="00000000" w14:paraId="00000432">
      <w:pPr>
        <w:rPr>
          <w:color w:val="202122"/>
          <w:sz w:val="40"/>
          <w:szCs w:val="40"/>
          <w:highlight w:val="white"/>
        </w:rPr>
      </w:pPr>
      <w:r w:rsidDel="00000000" w:rsidR="00000000" w:rsidRPr="00000000">
        <w:rPr>
          <w:b w:val="1"/>
          <w:color w:val="202122"/>
          <w:sz w:val="40"/>
          <w:szCs w:val="40"/>
          <w:highlight w:val="white"/>
          <w:u w:val="single"/>
          <w:rtl w:val="0"/>
        </w:rPr>
        <w:t xml:space="preserve">Honeypots:</w:t>
      </w:r>
      <w:r w:rsidDel="00000000" w:rsidR="00000000" w:rsidRPr="00000000">
        <w:rPr>
          <w:rtl w:val="0"/>
        </w:rPr>
      </w:r>
    </w:p>
    <w:p w:rsidR="00000000" w:rsidDel="00000000" w:rsidP="00000000" w:rsidRDefault="00000000" w:rsidRPr="00000000" w14:paraId="00000433">
      <w:pPr>
        <w:numPr>
          <w:ilvl w:val="0"/>
          <w:numId w:val="2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Honey pots are not firewalls but they are fake networks setup so that they misdirect the attackers attention from the actual server.</w:t>
      </w:r>
    </w:p>
    <w:p w:rsidR="00000000" w:rsidDel="00000000" w:rsidP="00000000" w:rsidRDefault="00000000" w:rsidRPr="00000000" w14:paraId="00000434">
      <w:pPr>
        <w:numPr>
          <w:ilvl w:val="0"/>
          <w:numId w:val="2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Honeypots do not hold any production value to the network.</w:t>
      </w:r>
    </w:p>
    <w:p w:rsidR="00000000" w:rsidDel="00000000" w:rsidP="00000000" w:rsidRDefault="00000000" w:rsidRPr="00000000" w14:paraId="00000435">
      <w:pPr>
        <w:numPr>
          <w:ilvl w:val="0"/>
          <w:numId w:val="2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Whenever an attacker takes the bait the server administrators can observe and study these patterns and can record them as material to train and teach IDSs.</w:t>
      </w:r>
    </w:p>
    <w:p w:rsidR="00000000" w:rsidDel="00000000" w:rsidP="00000000" w:rsidRDefault="00000000" w:rsidRPr="00000000" w14:paraId="00000436">
      <w:pPr>
        <w:numPr>
          <w:ilvl w:val="0"/>
          <w:numId w:val="2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many places where honepots can be places some of them include:</w:t>
      </w:r>
    </w:p>
    <w:p w:rsidR="00000000" w:rsidDel="00000000" w:rsidP="00000000" w:rsidRDefault="00000000" w:rsidRPr="00000000" w14:paraId="00000437">
      <w:pPr>
        <w:numPr>
          <w:ilvl w:val="1"/>
          <w:numId w:val="20"/>
        </w:numPr>
        <w:ind w:left="1440" w:hanging="360"/>
        <w:rPr>
          <w:color w:val="202122"/>
          <w:sz w:val="40"/>
          <w:szCs w:val="40"/>
          <w:highlight w:val="white"/>
        </w:rPr>
      </w:pPr>
      <w:r w:rsidDel="00000000" w:rsidR="00000000" w:rsidRPr="00000000">
        <w:rPr>
          <w:color w:val="202122"/>
          <w:sz w:val="40"/>
          <w:szCs w:val="40"/>
          <w:highlight w:val="white"/>
          <w:rtl w:val="0"/>
        </w:rPr>
        <w:t xml:space="preserve">A honeypot outside the external firewall is useful for tracking attempts to connect to unused IP addresses within the scope of the network. A honeypot at this location does not increase the risk for the internal network. The danger of having a compromised system behind the firewall is avoided.</w:t>
      </w:r>
    </w:p>
    <w:p w:rsidR="00000000" w:rsidDel="00000000" w:rsidP="00000000" w:rsidRDefault="00000000" w:rsidRPr="00000000" w14:paraId="00000438">
      <w:pPr>
        <w:numPr>
          <w:ilvl w:val="1"/>
          <w:numId w:val="20"/>
        </w:numPr>
        <w:ind w:left="1440" w:hanging="360"/>
        <w:rPr>
          <w:color w:val="202122"/>
          <w:sz w:val="40"/>
          <w:szCs w:val="40"/>
          <w:highlight w:val="white"/>
        </w:rPr>
      </w:pPr>
      <w:r w:rsidDel="00000000" w:rsidR="00000000" w:rsidRPr="00000000">
        <w:rPr>
          <w:color w:val="202122"/>
          <w:sz w:val="40"/>
          <w:szCs w:val="40"/>
          <w:highlight w:val="white"/>
          <w:rtl w:val="0"/>
        </w:rPr>
        <w:t xml:space="preserve">The network of externally available services, such as Web and mail, often called the DMZ (demilitarised zone), is another candidate for locating a honeypot The security administrator must assure that the other systems in the DMZ are secure against any activity generated by the honeypot.</w:t>
      </w:r>
    </w:p>
    <w:p w:rsidR="00000000" w:rsidDel="00000000" w:rsidP="00000000" w:rsidRDefault="00000000" w:rsidRPr="00000000" w14:paraId="00000439">
      <w:pPr>
        <w:numPr>
          <w:ilvl w:val="1"/>
          <w:numId w:val="20"/>
        </w:numPr>
        <w:ind w:left="1440" w:hanging="360"/>
        <w:rPr>
          <w:color w:val="202122"/>
          <w:sz w:val="40"/>
          <w:szCs w:val="40"/>
          <w:highlight w:val="white"/>
        </w:rPr>
      </w:pPr>
      <w:r w:rsidDel="00000000" w:rsidR="00000000" w:rsidRPr="00000000">
        <w:rPr>
          <w:color w:val="202122"/>
          <w:sz w:val="40"/>
          <w:szCs w:val="40"/>
          <w:highlight w:val="white"/>
          <w:rtl w:val="0"/>
        </w:rPr>
        <w:t xml:space="preserve">A fully internal honeypot (location 3) has several advantages. Its most important advantage is that it can catch internal attacks. A honeypot at this location can also detect a misconfigured firewall that forwards impermissible traffic from the Internet to the internal network.</w:t>
      </w:r>
    </w:p>
    <w:p w:rsidR="00000000" w:rsidDel="00000000" w:rsidP="00000000" w:rsidRDefault="00000000" w:rsidRPr="00000000" w14:paraId="0000043A">
      <w:pPr>
        <w:ind w:left="1440" w:firstLine="0"/>
        <w:rPr>
          <w:color w:val="202122"/>
          <w:sz w:val="40"/>
          <w:szCs w:val="40"/>
          <w:highlight w:val="white"/>
        </w:rPr>
      </w:pPr>
      <w:r w:rsidDel="00000000" w:rsidR="00000000" w:rsidRPr="00000000">
        <w:rPr>
          <w:color w:val="202122"/>
          <w:sz w:val="40"/>
          <w:szCs w:val="40"/>
          <w:highlight w:val="white"/>
        </w:rPr>
        <w:drawing>
          <wp:inline distB="114300" distT="114300" distL="114300" distR="114300">
            <wp:extent cx="6003032" cy="5066599"/>
            <wp:effectExtent b="0" l="0" r="0" t="0"/>
            <wp:docPr id="1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6003032" cy="5066599"/>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numPr>
          <w:ilvl w:val="0"/>
          <w:numId w:val="2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There are 2 broad classifications of Honey pots:</w:t>
      </w:r>
    </w:p>
    <w:p w:rsidR="00000000" w:rsidDel="00000000" w:rsidP="00000000" w:rsidRDefault="00000000" w:rsidRPr="00000000" w14:paraId="0000043C">
      <w:pPr>
        <w:ind w:left="0" w:firstLine="0"/>
        <w:rPr>
          <w:color w:val="202122"/>
          <w:sz w:val="40"/>
          <w:szCs w:val="40"/>
          <w:highlight w:val="white"/>
        </w:rPr>
      </w:pPr>
      <w:r w:rsidDel="00000000" w:rsidR="00000000" w:rsidRPr="00000000">
        <w:rPr>
          <w:color w:val="202122"/>
          <w:sz w:val="40"/>
          <w:szCs w:val="40"/>
          <w:highlight w:val="white"/>
          <w:u w:val="single"/>
          <w:rtl w:val="0"/>
        </w:rPr>
        <w:t xml:space="preserve">Low interaction:</w:t>
      </w:r>
      <w:r w:rsidDel="00000000" w:rsidR="00000000" w:rsidRPr="00000000">
        <w:rPr>
          <w:rtl w:val="0"/>
        </w:rPr>
      </w:r>
    </w:p>
    <w:p w:rsidR="00000000" w:rsidDel="00000000" w:rsidP="00000000" w:rsidRDefault="00000000" w:rsidRPr="00000000" w14:paraId="0000043D">
      <w:pPr>
        <w:numPr>
          <w:ilvl w:val="0"/>
          <w:numId w:val="7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are ghost network with just enough components and features to fool an attacker that this is a real network</w:t>
      </w:r>
    </w:p>
    <w:p w:rsidR="00000000" w:rsidDel="00000000" w:rsidP="00000000" w:rsidRDefault="00000000" w:rsidRPr="00000000" w14:paraId="0000043E">
      <w:pPr>
        <w:ind w:left="0" w:firstLine="0"/>
        <w:rPr>
          <w:color w:val="202122"/>
          <w:sz w:val="40"/>
          <w:szCs w:val="40"/>
          <w:highlight w:val="white"/>
        </w:rPr>
      </w:pPr>
      <w:r w:rsidDel="00000000" w:rsidR="00000000" w:rsidRPr="00000000">
        <w:rPr>
          <w:color w:val="202122"/>
          <w:sz w:val="40"/>
          <w:szCs w:val="40"/>
          <w:highlight w:val="white"/>
          <w:u w:val="single"/>
          <w:rtl w:val="0"/>
        </w:rPr>
        <w:t xml:space="preserve">High interaction:</w:t>
      </w:r>
      <w:r w:rsidDel="00000000" w:rsidR="00000000" w:rsidRPr="00000000">
        <w:rPr>
          <w:rtl w:val="0"/>
        </w:rPr>
      </w:r>
    </w:p>
    <w:p w:rsidR="00000000" w:rsidDel="00000000" w:rsidP="00000000" w:rsidRDefault="00000000" w:rsidRPr="00000000" w14:paraId="0000043F">
      <w:pPr>
        <w:numPr>
          <w:ilvl w:val="0"/>
          <w:numId w:val="3"/>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are fully functional networks with real resources and working components </w:t>
      </w:r>
    </w:p>
    <w:p w:rsidR="00000000" w:rsidDel="00000000" w:rsidP="00000000" w:rsidRDefault="00000000" w:rsidRPr="00000000" w14:paraId="00000440">
      <w:pPr>
        <w:numPr>
          <w:ilvl w:val="0"/>
          <w:numId w:val="3"/>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are very realistic </w:t>
      </w:r>
    </w:p>
    <w:p w:rsidR="00000000" w:rsidDel="00000000" w:rsidP="00000000" w:rsidRDefault="00000000" w:rsidRPr="00000000" w14:paraId="00000441">
      <w:pPr>
        <w:numPr>
          <w:ilvl w:val="0"/>
          <w:numId w:val="3"/>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If these are compromised, this may lead to other parts of the network to be exposed.</w:t>
      </w:r>
    </w:p>
    <w:p w:rsidR="00000000" w:rsidDel="00000000" w:rsidP="00000000" w:rsidRDefault="00000000" w:rsidRPr="00000000" w14:paraId="00000442">
      <w:pPr>
        <w:ind w:left="0" w:firstLine="0"/>
        <w:rPr>
          <w:color w:val="202122"/>
          <w:sz w:val="40"/>
          <w:szCs w:val="40"/>
          <w:highlight w:val="white"/>
        </w:rPr>
      </w:pPr>
      <w:r w:rsidDel="00000000" w:rsidR="00000000" w:rsidRPr="00000000">
        <w:rPr>
          <w:b w:val="1"/>
          <w:color w:val="202122"/>
          <w:sz w:val="40"/>
          <w:szCs w:val="40"/>
          <w:highlight w:val="white"/>
          <w:u w:val="single"/>
          <w:rtl w:val="0"/>
        </w:rPr>
        <w:t xml:space="preserve">Virtual private networks(VPNs):</w:t>
      </w:r>
      <w:r w:rsidDel="00000000" w:rsidR="00000000" w:rsidRPr="00000000">
        <w:rPr>
          <w:rtl w:val="0"/>
        </w:rPr>
      </w:r>
    </w:p>
    <w:p w:rsidR="00000000" w:rsidDel="00000000" w:rsidP="00000000" w:rsidRDefault="00000000" w:rsidRPr="00000000" w14:paraId="00000443">
      <w:pPr>
        <w:ind w:left="0" w:firstLine="0"/>
        <w:rPr>
          <w:color w:val="202122"/>
          <w:sz w:val="40"/>
          <w:szCs w:val="40"/>
          <w:highlight w:val="white"/>
        </w:rPr>
      </w:pPr>
      <w:r w:rsidDel="00000000" w:rsidR="00000000" w:rsidRPr="00000000">
        <w:rPr>
          <w:color w:val="202122"/>
          <w:sz w:val="40"/>
          <w:szCs w:val="40"/>
          <w:highlight w:val="white"/>
          <w:u w:val="single"/>
          <w:rtl w:val="0"/>
        </w:rPr>
        <w:t xml:space="preserve">Definition:</w:t>
      </w:r>
      <w:r w:rsidDel="00000000" w:rsidR="00000000" w:rsidRPr="00000000">
        <w:rPr>
          <w:rtl w:val="0"/>
        </w:rPr>
      </w:r>
    </w:p>
    <w:p w:rsidR="00000000" w:rsidDel="00000000" w:rsidP="00000000" w:rsidRDefault="00000000" w:rsidRPr="00000000" w14:paraId="00000444">
      <w:pPr>
        <w:numPr>
          <w:ilvl w:val="0"/>
          <w:numId w:val="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They are essentially connections that allow private networks to to safely extend over long physical distances via public networks as a means of transmission.</w:t>
      </w:r>
    </w:p>
    <w:p w:rsidR="00000000" w:rsidDel="00000000" w:rsidP="00000000" w:rsidRDefault="00000000" w:rsidRPr="00000000" w14:paraId="00000445">
      <w:pPr>
        <w:numPr>
          <w:ilvl w:val="0"/>
          <w:numId w:val="5"/>
        </w:numPr>
        <w:ind w:left="720" w:hanging="360"/>
        <w:rPr>
          <w:color w:val="202122"/>
          <w:sz w:val="40"/>
          <w:szCs w:val="40"/>
          <w:highlight w:val="white"/>
        </w:rPr>
      </w:pPr>
      <w:r w:rsidDel="00000000" w:rsidR="00000000" w:rsidRPr="00000000">
        <w:rPr>
          <w:color w:val="202122"/>
          <w:sz w:val="40"/>
          <w:szCs w:val="40"/>
          <w:highlight w:val="white"/>
          <w:rtl w:val="0"/>
        </w:rPr>
        <w:t xml:space="preserve">VPN provides guarantees of data confidentiality, integrity, and authentication, despite the use of an untrusted network for transmission.</w:t>
      </w:r>
    </w:p>
    <w:p w:rsidR="00000000" w:rsidDel="00000000" w:rsidP="00000000" w:rsidRDefault="00000000" w:rsidRPr="00000000" w14:paraId="00000446">
      <w:pPr>
        <w:numPr>
          <w:ilvl w:val="0"/>
          <w:numId w:val="5"/>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There are 2 broad classification of VPNs:</w:t>
      </w:r>
    </w:p>
    <w:p w:rsidR="00000000" w:rsidDel="00000000" w:rsidP="00000000" w:rsidRDefault="00000000" w:rsidRPr="00000000" w14:paraId="00000447">
      <w:pPr>
        <w:numPr>
          <w:ilvl w:val="1"/>
          <w:numId w:val="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Remote access VPN</w:t>
      </w:r>
    </w:p>
    <w:p w:rsidR="00000000" w:rsidDel="00000000" w:rsidP="00000000" w:rsidRDefault="00000000" w:rsidRPr="00000000" w14:paraId="00000448">
      <w:pPr>
        <w:numPr>
          <w:ilvl w:val="1"/>
          <w:numId w:val="5"/>
        </w:numPr>
        <w:ind w:left="1440" w:hanging="360"/>
        <w:rPr>
          <w:color w:val="202122"/>
          <w:sz w:val="40"/>
          <w:szCs w:val="40"/>
          <w:highlight w:val="white"/>
          <w:u w:val="none"/>
        </w:rPr>
      </w:pPr>
      <w:r w:rsidDel="00000000" w:rsidR="00000000" w:rsidRPr="00000000">
        <w:rPr>
          <w:color w:val="202122"/>
          <w:sz w:val="40"/>
          <w:szCs w:val="40"/>
          <w:highlight w:val="white"/>
          <w:rtl w:val="0"/>
        </w:rPr>
        <w:t xml:space="preserve">Site to site VPN</w:t>
      </w:r>
    </w:p>
    <w:p w:rsidR="00000000" w:rsidDel="00000000" w:rsidP="00000000" w:rsidRDefault="00000000" w:rsidRPr="00000000" w14:paraId="00000449">
      <w:pPr>
        <w:ind w:left="0" w:firstLine="0"/>
        <w:rPr>
          <w:color w:val="202122"/>
          <w:sz w:val="40"/>
          <w:szCs w:val="40"/>
          <w:highlight w:val="white"/>
        </w:rPr>
      </w:pPr>
      <w:r w:rsidDel="00000000" w:rsidR="00000000" w:rsidRPr="00000000">
        <w:rPr>
          <w:color w:val="202122"/>
          <w:sz w:val="40"/>
          <w:szCs w:val="40"/>
          <w:highlight w:val="white"/>
          <w:u w:val="single"/>
          <w:rtl w:val="0"/>
        </w:rPr>
        <w:t xml:space="preserve">Reasons why we need VPNs</w:t>
      </w:r>
      <w:r w:rsidDel="00000000" w:rsidR="00000000" w:rsidRPr="00000000">
        <w:rPr>
          <w:rtl w:val="0"/>
        </w:rPr>
      </w:r>
    </w:p>
    <w:p w:rsidR="00000000" w:rsidDel="00000000" w:rsidP="00000000" w:rsidRDefault="00000000" w:rsidRPr="00000000" w14:paraId="0000044A">
      <w:pPr>
        <w:numPr>
          <w:ilvl w:val="0"/>
          <w:numId w:val="9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Often desirable to separate network from the Internet, e.g., a company</w:t>
      </w:r>
    </w:p>
    <w:p w:rsidR="00000000" w:rsidDel="00000000" w:rsidP="00000000" w:rsidRDefault="00000000" w:rsidRPr="00000000" w14:paraId="0000044B">
      <w:pPr>
        <w:numPr>
          <w:ilvl w:val="0"/>
          <w:numId w:val="9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Use the public Internet instead of leased lines – cheaper!</w:t>
      </w:r>
    </w:p>
    <w:p w:rsidR="00000000" w:rsidDel="00000000" w:rsidP="00000000" w:rsidRDefault="00000000" w:rsidRPr="00000000" w14:paraId="0000044C">
      <w:pPr>
        <w:numPr>
          <w:ilvl w:val="0"/>
          <w:numId w:val="90"/>
        </w:numPr>
        <w:ind w:left="720" w:hanging="360"/>
        <w:rPr>
          <w:color w:val="202122"/>
          <w:sz w:val="40"/>
          <w:szCs w:val="40"/>
          <w:highlight w:val="white"/>
          <w:u w:val="none"/>
        </w:rPr>
      </w:pPr>
      <w:r w:rsidDel="00000000" w:rsidR="00000000" w:rsidRPr="00000000">
        <w:rPr>
          <w:color w:val="202122"/>
          <w:sz w:val="40"/>
          <w:szCs w:val="40"/>
          <w:highlight w:val="white"/>
          <w:rtl w:val="0"/>
        </w:rPr>
        <w:t xml:space="preserve">Prevent eavesdropping and tampering with messages</w:t>
      </w:r>
    </w:p>
    <w:p w:rsidR="00000000" w:rsidDel="00000000" w:rsidP="00000000" w:rsidRDefault="00000000" w:rsidRPr="00000000" w14:paraId="0000044D">
      <w:pPr>
        <w:ind w:left="0" w:firstLine="0"/>
        <w:rPr>
          <w:color w:val="202122"/>
          <w:sz w:val="40"/>
          <w:szCs w:val="40"/>
          <w:highlight w:val="white"/>
        </w:rPr>
      </w:pPr>
      <w:r w:rsidDel="00000000" w:rsidR="00000000" w:rsidRPr="00000000">
        <w:rPr>
          <w:color w:val="202122"/>
          <w:sz w:val="40"/>
          <w:szCs w:val="40"/>
          <w:highlight w:val="white"/>
          <w:u w:val="single"/>
          <w:rtl w:val="0"/>
        </w:rPr>
        <w:t xml:space="preserve">Tunnelling</w:t>
      </w:r>
      <w:r w:rsidDel="00000000" w:rsidR="00000000" w:rsidRPr="00000000">
        <w:rPr>
          <w:rtl w:val="0"/>
        </w:rPr>
      </w:r>
    </w:p>
    <w:p w:rsidR="00000000" w:rsidDel="00000000" w:rsidP="00000000" w:rsidRDefault="00000000" w:rsidRPr="00000000" w14:paraId="0000044E">
      <w:pPr>
        <w:numPr>
          <w:ilvl w:val="0"/>
          <w:numId w:val="10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Tunnelling is a process by which we are able to create virtual links across the internet.</w:t>
      </w:r>
    </w:p>
    <w:p w:rsidR="00000000" w:rsidDel="00000000" w:rsidP="00000000" w:rsidRDefault="00000000" w:rsidRPr="00000000" w14:paraId="0000044F">
      <w:pPr>
        <w:numPr>
          <w:ilvl w:val="0"/>
          <w:numId w:val="10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This allows us to set up VPNs to send our network traffic.</w:t>
      </w:r>
    </w:p>
    <w:p w:rsidR="00000000" w:rsidDel="00000000" w:rsidP="00000000" w:rsidRDefault="00000000" w:rsidRPr="00000000" w14:paraId="00000450">
      <w:pPr>
        <w:numPr>
          <w:ilvl w:val="0"/>
          <w:numId w:val="10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These tunnels also mask out identities from the ISPs,governments, authorities, hackers, and other third parties.</w:t>
      </w:r>
    </w:p>
    <w:p w:rsidR="00000000" w:rsidDel="00000000" w:rsidP="00000000" w:rsidRDefault="00000000" w:rsidRPr="00000000" w14:paraId="00000451">
      <w:pPr>
        <w:numPr>
          <w:ilvl w:val="0"/>
          <w:numId w:val="107"/>
        </w:numPr>
        <w:ind w:left="720" w:hanging="360"/>
        <w:rPr>
          <w:color w:val="202122"/>
          <w:sz w:val="40"/>
          <w:szCs w:val="40"/>
          <w:highlight w:val="white"/>
          <w:u w:val="none"/>
        </w:rPr>
      </w:pPr>
      <w:r w:rsidDel="00000000" w:rsidR="00000000" w:rsidRPr="00000000">
        <w:rPr>
          <w:color w:val="202122"/>
          <w:sz w:val="40"/>
          <w:szCs w:val="40"/>
          <w:highlight w:val="white"/>
          <w:rtl w:val="0"/>
        </w:rPr>
        <w:t xml:space="preserve">Virtual tunnels are set up by encapsulation of the IP packets in the IP address of the tunnel, by modifying the IP header for delivery to remote endpoints. This is the result:</w:t>
      </w:r>
    </w:p>
    <w:p w:rsidR="00000000" w:rsidDel="00000000" w:rsidP="00000000" w:rsidRDefault="00000000" w:rsidRPr="00000000" w14:paraId="00000452">
      <w:pPr>
        <w:ind w:left="0" w:firstLine="0"/>
        <w:rPr>
          <w:color w:val="202122"/>
          <w:sz w:val="40"/>
          <w:szCs w:val="40"/>
          <w:highlight w:val="white"/>
        </w:rPr>
      </w:pPr>
      <w:r w:rsidDel="00000000" w:rsidR="00000000" w:rsidRPr="00000000">
        <w:rPr>
          <w:color w:val="202122"/>
          <w:sz w:val="40"/>
          <w:szCs w:val="40"/>
          <w:highlight w:val="white"/>
        </w:rPr>
        <w:drawing>
          <wp:inline distB="114300" distT="114300" distL="114300" distR="114300">
            <wp:extent cx="6720165" cy="1931082"/>
            <wp:effectExtent b="0" l="0" r="0" t="0"/>
            <wp:docPr id="7" name="image16.jpg"/>
            <a:graphic>
              <a:graphicData uri="http://schemas.openxmlformats.org/drawingml/2006/picture">
                <pic:pic>
                  <pic:nvPicPr>
                    <pic:cNvPr id="0" name="image16.jpg"/>
                    <pic:cNvPicPr preferRelativeResize="0"/>
                  </pic:nvPicPr>
                  <pic:blipFill>
                    <a:blip r:embed="rId24"/>
                    <a:srcRect b="26944" l="13639" r="12252" t="17614"/>
                    <a:stretch>
                      <a:fillRect/>
                    </a:stretch>
                  </pic:blipFill>
                  <pic:spPr>
                    <a:xfrm>
                      <a:off x="0" y="0"/>
                      <a:ext cx="6720165" cy="1931082"/>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sz w:val="40"/>
          <w:szCs w:val="40"/>
          <w:highlight w:val="white"/>
          <w:u w:val="none"/>
        </w:rPr>
      </w:pPr>
      <w:r w:rsidDel="00000000" w:rsidR="00000000" w:rsidRPr="00000000">
        <w:rPr>
          <w:color w:val="202122"/>
          <w:sz w:val="40"/>
          <w:szCs w:val="40"/>
          <w:highlight w:val="white"/>
          <w:rtl w:val="0"/>
        </w:rPr>
        <w:t xml:space="preserve">But these alone are not enough. Next, we need cyptography, we will see IPSEC or IP security to secure VPN tunnels.</w:t>
      </w:r>
    </w:p>
    <w:p w:rsidR="00000000" w:rsidDel="00000000" w:rsidP="00000000" w:rsidRDefault="00000000" w:rsidRPr="00000000" w14:paraId="00000454">
      <w:pPr>
        <w:ind w:left="0" w:firstLine="0"/>
        <w:rPr>
          <w:color w:val="202122"/>
          <w:sz w:val="40"/>
          <w:szCs w:val="40"/>
          <w:highlight w:val="white"/>
        </w:rPr>
      </w:pPr>
      <w:r w:rsidDel="00000000" w:rsidR="00000000" w:rsidRPr="00000000">
        <w:rPr>
          <w:rtl w:val="0"/>
        </w:rPr>
      </w:r>
    </w:p>
    <w:p w:rsidR="00000000" w:rsidDel="00000000" w:rsidP="00000000" w:rsidRDefault="00000000" w:rsidRPr="00000000" w14:paraId="00000455">
      <w:pPr>
        <w:ind w:left="0" w:firstLine="0"/>
        <w:rPr>
          <w:b w:val="1"/>
          <w:color w:val="0000ff"/>
          <w:sz w:val="40"/>
          <w:szCs w:val="40"/>
          <w:highlight w:val="white"/>
          <w:u w:val="single"/>
        </w:rPr>
      </w:pPr>
      <w:r w:rsidDel="00000000" w:rsidR="00000000" w:rsidRPr="00000000">
        <w:rPr>
          <w:b w:val="1"/>
          <w:color w:val="0000ff"/>
          <w:sz w:val="40"/>
          <w:szCs w:val="40"/>
          <w:highlight w:val="white"/>
          <w:u w:val="single"/>
          <w:rtl w:val="0"/>
        </w:rPr>
        <w:t xml:space="preserve">Chapter 8: Internet security protocols and standards</w:t>
      </w:r>
    </w:p>
    <w:p w:rsidR="00000000" w:rsidDel="00000000" w:rsidP="00000000" w:rsidRDefault="00000000" w:rsidRPr="00000000" w14:paraId="00000456">
      <w:pPr>
        <w:numPr>
          <w:ilvl w:val="0"/>
          <w:numId w:val="79"/>
        </w:numPr>
        <w:ind w:left="720" w:hanging="360"/>
        <w:rPr>
          <w:sz w:val="40"/>
          <w:szCs w:val="40"/>
          <w:highlight w:val="white"/>
          <w:u w:val="none"/>
        </w:rPr>
      </w:pPr>
      <w:r w:rsidDel="00000000" w:rsidR="00000000" w:rsidRPr="00000000">
        <w:rPr>
          <w:sz w:val="40"/>
          <w:szCs w:val="40"/>
          <w:highlight w:val="white"/>
          <w:rtl w:val="0"/>
        </w:rPr>
        <w:t xml:space="preserve">A large amount of data is transmitted over the internet, it is very important that the data is secured.</w:t>
      </w:r>
    </w:p>
    <w:p w:rsidR="00000000" w:rsidDel="00000000" w:rsidP="00000000" w:rsidRDefault="00000000" w:rsidRPr="00000000" w14:paraId="00000457">
      <w:pPr>
        <w:numPr>
          <w:ilvl w:val="0"/>
          <w:numId w:val="79"/>
        </w:numPr>
        <w:ind w:left="720" w:hanging="360"/>
        <w:rPr>
          <w:sz w:val="40"/>
          <w:szCs w:val="40"/>
          <w:highlight w:val="white"/>
          <w:u w:val="none"/>
        </w:rPr>
      </w:pPr>
      <w:r w:rsidDel="00000000" w:rsidR="00000000" w:rsidRPr="00000000">
        <w:rPr>
          <w:sz w:val="40"/>
          <w:szCs w:val="40"/>
          <w:highlight w:val="white"/>
          <w:rtl w:val="0"/>
        </w:rPr>
        <w:t xml:space="preserve">To do this we have 3 main Protocols:</w:t>
      </w:r>
    </w:p>
    <w:p w:rsidR="00000000" w:rsidDel="00000000" w:rsidP="00000000" w:rsidRDefault="00000000" w:rsidRPr="00000000" w14:paraId="00000458">
      <w:pPr>
        <w:numPr>
          <w:ilvl w:val="1"/>
          <w:numId w:val="79"/>
        </w:numPr>
        <w:ind w:left="1440" w:hanging="360"/>
        <w:rPr>
          <w:sz w:val="40"/>
          <w:szCs w:val="40"/>
          <w:highlight w:val="white"/>
          <w:u w:val="none"/>
        </w:rPr>
      </w:pPr>
      <w:r w:rsidDel="00000000" w:rsidR="00000000" w:rsidRPr="00000000">
        <w:rPr>
          <w:sz w:val="40"/>
          <w:szCs w:val="40"/>
          <w:highlight w:val="white"/>
          <w:rtl w:val="0"/>
        </w:rPr>
        <w:t xml:space="preserve">MIME and S/MIME</w:t>
      </w:r>
    </w:p>
    <w:p w:rsidR="00000000" w:rsidDel="00000000" w:rsidP="00000000" w:rsidRDefault="00000000" w:rsidRPr="00000000" w14:paraId="00000459">
      <w:pPr>
        <w:numPr>
          <w:ilvl w:val="1"/>
          <w:numId w:val="79"/>
        </w:numPr>
        <w:ind w:left="1440" w:hanging="360"/>
        <w:rPr>
          <w:sz w:val="40"/>
          <w:szCs w:val="40"/>
          <w:highlight w:val="white"/>
          <w:u w:val="none"/>
        </w:rPr>
      </w:pPr>
      <w:r w:rsidDel="00000000" w:rsidR="00000000" w:rsidRPr="00000000">
        <w:rPr>
          <w:sz w:val="40"/>
          <w:szCs w:val="40"/>
          <w:highlight w:val="white"/>
          <w:rtl w:val="0"/>
        </w:rPr>
        <w:t xml:space="preserve">Secure security Layer (SSL)</w:t>
      </w:r>
    </w:p>
    <w:p w:rsidR="00000000" w:rsidDel="00000000" w:rsidP="00000000" w:rsidRDefault="00000000" w:rsidRPr="00000000" w14:paraId="0000045A">
      <w:pPr>
        <w:numPr>
          <w:ilvl w:val="1"/>
          <w:numId w:val="79"/>
        </w:numPr>
        <w:ind w:left="1440" w:hanging="360"/>
        <w:rPr>
          <w:sz w:val="40"/>
          <w:szCs w:val="40"/>
          <w:highlight w:val="white"/>
          <w:u w:val="none"/>
        </w:rPr>
      </w:pPr>
      <w:r w:rsidDel="00000000" w:rsidR="00000000" w:rsidRPr="00000000">
        <w:rPr>
          <w:sz w:val="40"/>
          <w:szCs w:val="40"/>
          <w:highlight w:val="white"/>
          <w:rtl w:val="0"/>
        </w:rPr>
        <w:t xml:space="preserve">Transport Layer security (TLS)</w:t>
      </w:r>
    </w:p>
    <w:p w:rsidR="00000000" w:rsidDel="00000000" w:rsidP="00000000" w:rsidRDefault="00000000" w:rsidRPr="00000000" w14:paraId="0000045B">
      <w:pPr>
        <w:ind w:left="0" w:firstLine="0"/>
        <w:rPr>
          <w:sz w:val="40"/>
          <w:szCs w:val="40"/>
          <w:highlight w:val="white"/>
        </w:rPr>
      </w:pPr>
      <w:r w:rsidDel="00000000" w:rsidR="00000000" w:rsidRPr="00000000">
        <w:rPr>
          <w:color w:val="0000ff"/>
          <w:sz w:val="40"/>
          <w:szCs w:val="40"/>
          <w:highlight w:val="white"/>
          <w:u w:val="single"/>
          <w:rtl w:val="0"/>
        </w:rPr>
        <w:t xml:space="preserve">MIME and S/MIME </w:t>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highlight w:val="white"/>
          <w:u w:val="single"/>
        </w:rPr>
      </w:pPr>
      <w:r w:rsidDel="00000000" w:rsidR="00000000" w:rsidRPr="00000000">
        <w:rPr>
          <w:b w:val="1"/>
          <w:sz w:val="40"/>
          <w:szCs w:val="40"/>
          <w:highlight w:val="white"/>
          <w:u w:val="single"/>
          <w:rtl w:val="0"/>
        </w:rPr>
        <w:t xml:space="preserve">Introduction:</w:t>
      </w:r>
    </w:p>
    <w:p w:rsidR="00000000" w:rsidDel="00000000" w:rsidP="00000000" w:rsidRDefault="00000000" w:rsidRPr="00000000" w14:paraId="0000045D">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Stands for Multipurpose Internet Mail extension and Secure Multipurpose Internet Mail extension.</w:t>
      </w:r>
    </w:p>
    <w:p w:rsidR="00000000" w:rsidDel="00000000" w:rsidP="00000000" w:rsidRDefault="00000000" w:rsidRPr="00000000" w14:paraId="0000045E">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These protocols are used to secure mainly email messages over the internet.</w:t>
      </w:r>
    </w:p>
    <w:p w:rsidR="00000000" w:rsidDel="00000000" w:rsidP="00000000" w:rsidRDefault="00000000" w:rsidRPr="00000000" w14:paraId="0000045F">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S/MIME functionality is built into the majority of modern email software and interoperates between them.</w:t>
      </w:r>
    </w:p>
    <w:p w:rsidR="00000000" w:rsidDel="00000000" w:rsidP="00000000" w:rsidRDefault="00000000" w:rsidRPr="00000000" w14:paraId="00000460">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S/MIME is an extension of MIME, it allows the user to sign, encrypt and decrypt messages.</w:t>
      </w:r>
    </w:p>
    <w:p w:rsidR="00000000" w:rsidDel="00000000" w:rsidP="00000000" w:rsidRDefault="00000000" w:rsidRPr="00000000" w14:paraId="00000461">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There are 4 function that are supported:</w:t>
      </w:r>
    </w:p>
    <w:p w:rsidR="00000000" w:rsidDel="00000000" w:rsidP="00000000" w:rsidRDefault="00000000" w:rsidRPr="00000000" w14:paraId="00000462">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u w:val="none"/>
        </w:rPr>
      </w:pPr>
      <w:r w:rsidDel="00000000" w:rsidR="00000000" w:rsidRPr="00000000">
        <w:rPr>
          <w:sz w:val="40"/>
          <w:szCs w:val="40"/>
          <w:highlight w:val="white"/>
          <w:rtl w:val="0"/>
        </w:rPr>
        <w:t xml:space="preserve">Enveloped data: Consists of encrypted content of any type and encrypted-content encryption keys for one or more recipients.</w:t>
      </w:r>
    </w:p>
    <w:p w:rsidR="00000000" w:rsidDel="00000000" w:rsidP="00000000" w:rsidRDefault="00000000" w:rsidRPr="00000000" w14:paraId="00000463">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rPr>
      </w:pPr>
      <w:r w:rsidDel="00000000" w:rsidR="00000000" w:rsidRPr="00000000">
        <w:rPr>
          <w:sz w:val="40"/>
          <w:szCs w:val="40"/>
          <w:highlight w:val="white"/>
          <w:rtl w:val="0"/>
        </w:rPr>
        <w:t xml:space="preserve">Signed data: A digital signature is formed by taking the message digest of the content to be signed, then encrypting that with the private key of the signer. The content plus signature are then encoded using base64 encoding. A signed data message can only be viewed by a recipient with S/MIME capability.</w:t>
      </w:r>
    </w:p>
    <w:p w:rsidR="00000000" w:rsidDel="00000000" w:rsidP="00000000" w:rsidRDefault="00000000" w:rsidRPr="00000000" w14:paraId="00000464">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rPr>
      </w:pPr>
      <w:r w:rsidDel="00000000" w:rsidR="00000000" w:rsidRPr="00000000">
        <w:rPr>
          <w:sz w:val="40"/>
          <w:szCs w:val="40"/>
          <w:highlight w:val="white"/>
          <w:rtl w:val="0"/>
        </w:rPr>
        <w:t xml:space="preserve">Clear-signed data: As with signed data, a digital signature of the content is formed. However, in this case, only the digital signature is encoded using base64. As a result, recipients without S/MIME capability can view the message content, although they cannot verify the signature</w:t>
      </w:r>
    </w:p>
    <w:p w:rsidR="00000000" w:rsidDel="00000000" w:rsidP="00000000" w:rsidRDefault="00000000" w:rsidRPr="00000000" w14:paraId="00000465">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rPr>
      </w:pPr>
      <w:r w:rsidDel="00000000" w:rsidR="00000000" w:rsidRPr="00000000">
        <w:rPr>
          <w:sz w:val="40"/>
          <w:szCs w:val="40"/>
          <w:highlight w:val="white"/>
          <w:rtl w:val="0"/>
        </w:rPr>
        <w:t xml:space="preserve">Signed and enveloped data: Signed-only and encrypted-only entities may be nested, so encrypted data may be signed, and signed data or clear-signed data may be encrypted.</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highlight w:val="white"/>
          <w:u w:val="singl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highlight w:val="white"/>
        </w:rPr>
      </w:pPr>
      <w:r w:rsidDel="00000000" w:rsidR="00000000" w:rsidRPr="00000000">
        <w:rPr>
          <w:b w:val="1"/>
          <w:sz w:val="40"/>
          <w:szCs w:val="40"/>
          <w:highlight w:val="white"/>
          <w:u w:val="single"/>
          <w:rtl w:val="0"/>
        </w:rPr>
        <w:t xml:space="preserve">Working:</w:t>
      </w:r>
      <w:r w:rsidDel="00000000" w:rsidR="00000000" w:rsidRPr="00000000">
        <w:rPr>
          <w:rtl w:val="0"/>
        </w:rPr>
      </w:r>
    </w:p>
    <w:p w:rsidR="00000000" w:rsidDel="00000000" w:rsidP="00000000" w:rsidRDefault="00000000" w:rsidRPr="00000000" w14:paraId="00000468">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S/MIME provides 2 security features:</w:t>
      </w:r>
    </w:p>
    <w:p w:rsidR="00000000" w:rsidDel="00000000" w:rsidP="00000000" w:rsidRDefault="00000000" w:rsidRPr="00000000" w14:paraId="00000469">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u w:val="none"/>
        </w:rPr>
      </w:pPr>
      <w:r w:rsidDel="00000000" w:rsidR="00000000" w:rsidRPr="00000000">
        <w:rPr>
          <w:sz w:val="40"/>
          <w:szCs w:val="40"/>
          <w:highlight w:val="white"/>
          <w:rtl w:val="0"/>
        </w:rPr>
        <w:t xml:space="preserve"> Digital signatures</w:t>
      </w:r>
    </w:p>
    <w:p w:rsidR="00000000" w:rsidDel="00000000" w:rsidP="00000000" w:rsidRDefault="00000000" w:rsidRPr="00000000" w14:paraId="0000046A">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40"/>
          <w:szCs w:val="40"/>
          <w:highlight w:val="white"/>
          <w:u w:val="none"/>
        </w:rPr>
      </w:pPr>
      <w:r w:rsidDel="00000000" w:rsidR="00000000" w:rsidRPr="00000000">
        <w:rPr>
          <w:sz w:val="40"/>
          <w:szCs w:val="40"/>
          <w:highlight w:val="white"/>
          <w:rtl w:val="0"/>
        </w:rPr>
        <w:t xml:space="preserve">Allows for message encryption.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highlight w:val="white"/>
        </w:rPr>
      </w:pPr>
      <w:r w:rsidDel="00000000" w:rsidR="00000000" w:rsidRPr="00000000">
        <w:rPr>
          <w:sz w:val="40"/>
          <w:szCs w:val="40"/>
          <w:highlight w:val="white"/>
          <w:u w:val="single"/>
          <w:rtl w:val="0"/>
        </w:rPr>
        <w:t xml:space="preserve">Sending messages:</w:t>
      </w:r>
      <w:r w:rsidDel="00000000" w:rsidR="00000000" w:rsidRPr="00000000">
        <w:rPr>
          <w:rtl w:val="0"/>
        </w:rPr>
      </w:r>
    </w:p>
    <w:p w:rsidR="00000000" w:rsidDel="00000000" w:rsidP="00000000" w:rsidRDefault="00000000" w:rsidRPr="00000000" w14:paraId="0000046C">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u w:val="none"/>
        </w:rPr>
      </w:pPr>
      <w:r w:rsidDel="00000000" w:rsidR="00000000" w:rsidRPr="00000000">
        <w:rPr>
          <w:sz w:val="40"/>
          <w:szCs w:val="40"/>
          <w:highlight w:val="white"/>
          <w:rtl w:val="0"/>
        </w:rPr>
        <w:t xml:space="preserve">To send encrypted messages over the internet these step are followed:</w:t>
      </w:r>
    </w:p>
    <w:p w:rsidR="00000000" w:rsidDel="00000000" w:rsidP="00000000" w:rsidRDefault="00000000" w:rsidRPr="00000000" w14:paraId="0000046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generates random symmetric private key, KS</w:t>
      </w:r>
    </w:p>
    <w:p w:rsidR="00000000" w:rsidDel="00000000" w:rsidP="00000000" w:rsidRDefault="00000000" w:rsidRPr="00000000" w14:paraId="0000046E">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She encrypts the message with KS (for efficiency), she also encrypts KS with Bob’s public key</w:t>
      </w:r>
    </w:p>
    <w:p w:rsidR="00000000" w:rsidDel="00000000" w:rsidP="00000000" w:rsidRDefault="00000000" w:rsidRPr="00000000" w14:paraId="0000046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She then sends both KS(m) and KB(KS) to Bob</w:t>
      </w:r>
    </w:p>
    <w:p w:rsidR="00000000" w:rsidDel="00000000" w:rsidP="00000000" w:rsidRDefault="00000000" w:rsidRPr="00000000" w14:paraId="00000470">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Bob uses his private key to decrypt and recover KS, and uses KS to decrypt KS(m) to recover m</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highlight w:val="white"/>
        </w:rPr>
      </w:pPr>
      <w:r w:rsidDel="00000000" w:rsidR="00000000" w:rsidRPr="00000000">
        <w:rPr>
          <w:sz w:val="40"/>
          <w:szCs w:val="40"/>
          <w:highlight w:val="white"/>
          <w:u w:val="single"/>
          <w:rtl w:val="0"/>
        </w:rPr>
        <w:t xml:space="preserve">Check sender authentication or signing and clear singed data:</w:t>
      </w:r>
      <w:r w:rsidDel="00000000" w:rsidR="00000000" w:rsidRPr="00000000">
        <w:rPr>
          <w:rtl w:val="0"/>
        </w:rPr>
      </w:r>
    </w:p>
    <w:p w:rsidR="00000000" w:rsidDel="00000000" w:rsidP="00000000" w:rsidRDefault="00000000" w:rsidRPr="00000000" w14:paraId="000004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Take the message you want to send and map it into a fixed-length code of 256 bits using SHA-256.The 256-bit message digest is unique for this message making it virtually impossible for someone to alter this message or substitute another message and still come up with the same digest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40"/>
          <w:szCs w:val="40"/>
          <w:highlight w:val="whit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S/MIME encrypts the digest using RSA and the sender’s private RSA key</w:t>
      </w:r>
    </w:p>
    <w:p w:rsidR="00000000" w:rsidDel="00000000" w:rsidP="00000000" w:rsidRDefault="00000000" w:rsidRPr="00000000" w14:paraId="000004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The result is the digital signature, which is attached to the message. Now, anyone who gets the message can recompute the message digest then decrypt the signature using RSA and the sender’s public RSA key</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40"/>
          <w:szCs w:val="40"/>
          <w:highlight w:val="whit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40"/>
          <w:szCs w:val="40"/>
          <w:highlight w:val="white"/>
        </w:rPr>
      </w:pPr>
      <w:r w:rsidDel="00000000" w:rsidR="00000000" w:rsidRPr="00000000">
        <w:rPr>
          <w:sz w:val="40"/>
          <w:szCs w:val="40"/>
          <w:highlight w:val="white"/>
          <w:rtl w:val="0"/>
        </w:rPr>
        <w:t xml:space="preserve">Since this operation only involves encrypting and decrypting a 256-bit block, it takes up little time.</w:t>
      </w:r>
    </w:p>
    <w:p w:rsidR="00000000" w:rsidDel="00000000" w:rsidP="00000000" w:rsidRDefault="00000000" w:rsidRPr="00000000" w14:paraId="00000478">
      <w:pPr>
        <w:ind w:left="0" w:firstLine="0"/>
        <w:rPr>
          <w:color w:val="202122"/>
          <w:sz w:val="40"/>
          <w:szCs w:val="40"/>
          <w:highlight w:val="white"/>
        </w:rPr>
      </w:pPr>
      <w:r w:rsidDel="00000000" w:rsidR="00000000" w:rsidRPr="00000000">
        <w:rPr>
          <w:color w:val="202122"/>
          <w:sz w:val="40"/>
          <w:szCs w:val="40"/>
          <w:highlight w:val="white"/>
          <w:u w:val="single"/>
          <w:rtl w:val="0"/>
        </w:rPr>
        <w:t xml:space="preserve">Enveloped Data:</w:t>
      </w:r>
      <w:r w:rsidDel="00000000" w:rsidR="00000000" w:rsidRPr="00000000">
        <w:rPr>
          <w:rtl w:val="0"/>
        </w:rPr>
      </w:r>
    </w:p>
    <w:p w:rsidR="00000000" w:rsidDel="00000000" w:rsidP="00000000" w:rsidRDefault="00000000" w:rsidRPr="00000000" w14:paraId="00000479">
      <w:pPr>
        <w:numPr>
          <w:ilvl w:val="0"/>
          <w:numId w:val="109"/>
        </w:numPr>
        <w:ind w:left="720" w:hanging="360"/>
        <w:rPr>
          <w:color w:val="202122"/>
          <w:sz w:val="40"/>
          <w:szCs w:val="40"/>
          <w:highlight w:val="white"/>
          <w:u w:val="none"/>
        </w:rPr>
      </w:pPr>
      <w:r w:rsidDel="00000000" w:rsidR="00000000" w:rsidRPr="00000000">
        <w:rPr>
          <w:color w:val="202122"/>
          <w:sz w:val="40"/>
          <w:szCs w:val="40"/>
          <w:highlight w:val="white"/>
          <w:rtl w:val="0"/>
        </w:rPr>
        <w:t xml:space="preserve">2 algorithms are used to encrypt and decrypt S/MIME: RSA and AES.</w:t>
      </w:r>
    </w:p>
    <w:p w:rsidR="00000000" w:rsidDel="00000000" w:rsidP="00000000" w:rsidRDefault="00000000" w:rsidRPr="00000000" w14:paraId="0000047A">
      <w:pPr>
        <w:numPr>
          <w:ilvl w:val="0"/>
          <w:numId w:val="8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First a random key is generated by S/MIME, each message will have its one unique key and it is sent with the message. </w:t>
      </w:r>
    </w:p>
    <w:p w:rsidR="00000000" w:rsidDel="00000000" w:rsidP="00000000" w:rsidRDefault="00000000" w:rsidRPr="00000000" w14:paraId="0000047B">
      <w:pPr>
        <w:numPr>
          <w:ilvl w:val="0"/>
          <w:numId w:val="8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This key is used as a public key for the encryption algorithm, RSA,which encrypts the key with the recipient’s public RSA key</w:t>
      </w:r>
    </w:p>
    <w:p w:rsidR="00000000" w:rsidDel="00000000" w:rsidP="00000000" w:rsidRDefault="00000000" w:rsidRPr="00000000" w14:paraId="0000047C">
      <w:pPr>
        <w:numPr>
          <w:ilvl w:val="0"/>
          <w:numId w:val="8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 On the receiving end, S/MIME uses the receiver's private RSA key to recover the secret key, then uses the secret key and AES to recover the plaintext message</w:t>
      </w:r>
    </w:p>
    <w:p w:rsidR="00000000" w:rsidDel="00000000" w:rsidP="00000000" w:rsidRDefault="00000000" w:rsidRPr="00000000" w14:paraId="0000047D">
      <w:pPr>
        <w:numPr>
          <w:ilvl w:val="0"/>
          <w:numId w:val="84"/>
        </w:numPr>
        <w:ind w:left="720" w:hanging="360"/>
        <w:rPr>
          <w:color w:val="202122"/>
          <w:sz w:val="40"/>
          <w:szCs w:val="40"/>
          <w:highlight w:val="white"/>
          <w:u w:val="none"/>
        </w:rPr>
      </w:pPr>
      <w:r w:rsidDel="00000000" w:rsidR="00000000" w:rsidRPr="00000000">
        <w:rPr>
          <w:color w:val="202122"/>
          <w:sz w:val="40"/>
          <w:szCs w:val="40"/>
          <w:highlight w:val="white"/>
          <w:rtl w:val="0"/>
        </w:rPr>
        <w:t xml:space="preserve">If no encryption is used then Radix-64 is used to convert the cipher text into ASCII format.</w:t>
      </w:r>
    </w:p>
    <w:p w:rsidR="00000000" w:rsidDel="00000000" w:rsidP="00000000" w:rsidRDefault="00000000" w:rsidRPr="00000000" w14:paraId="0000047E">
      <w:pPr>
        <w:numPr>
          <w:ilvl w:val="0"/>
          <w:numId w:val="73"/>
        </w:numPr>
        <w:ind w:left="720" w:hanging="360"/>
        <w:rPr>
          <w:color w:val="202122"/>
          <w:sz w:val="40"/>
          <w:szCs w:val="40"/>
          <w:highlight w:val="white"/>
          <w:u w:val="none"/>
        </w:rPr>
      </w:pPr>
      <w:r w:rsidDel="00000000" w:rsidR="00000000" w:rsidRPr="00000000">
        <w:rPr>
          <w:color w:val="202122"/>
          <w:sz w:val="40"/>
          <w:szCs w:val="40"/>
          <w:highlight w:val="white"/>
          <w:rtl w:val="0"/>
        </w:rPr>
        <w:t xml:space="preserve">Note Radix-64 is an algorithm that is similar to base 64 encoding, which means that it converts the characters into 64 bit format.</w:t>
      </w:r>
    </w:p>
    <w:p w:rsidR="00000000" w:rsidDel="00000000" w:rsidP="00000000" w:rsidRDefault="00000000" w:rsidRPr="00000000" w14:paraId="0000047F">
      <w:pPr>
        <w:rPr>
          <w:color w:val="202122"/>
          <w:sz w:val="40"/>
          <w:szCs w:val="40"/>
          <w:highlight w:val="white"/>
        </w:rPr>
      </w:pPr>
      <w:r w:rsidDel="00000000" w:rsidR="00000000" w:rsidRPr="00000000">
        <w:rPr>
          <w:rtl w:val="0"/>
        </w:rPr>
      </w:r>
    </w:p>
    <w:p w:rsidR="00000000" w:rsidDel="00000000" w:rsidP="00000000" w:rsidRDefault="00000000" w:rsidRPr="00000000" w14:paraId="00000480">
      <w:pPr>
        <w:rPr>
          <w:color w:val="202122"/>
          <w:sz w:val="40"/>
          <w:szCs w:val="40"/>
          <w:highlight w:val="white"/>
        </w:rPr>
      </w:pPr>
      <w:r w:rsidDel="00000000" w:rsidR="00000000" w:rsidRPr="00000000">
        <w:rPr>
          <w:rtl w:val="0"/>
        </w:rPr>
      </w:r>
    </w:p>
    <w:p w:rsidR="00000000" w:rsidDel="00000000" w:rsidP="00000000" w:rsidRDefault="00000000" w:rsidRPr="00000000" w14:paraId="00000481">
      <w:pPr>
        <w:rPr>
          <w:color w:val="202122"/>
          <w:sz w:val="40"/>
          <w:szCs w:val="40"/>
          <w:highlight w:val="white"/>
        </w:rPr>
      </w:pPr>
      <w:r w:rsidDel="00000000" w:rsidR="00000000" w:rsidRPr="00000000">
        <w:rPr>
          <w:rtl w:val="0"/>
        </w:rPr>
      </w:r>
    </w:p>
    <w:p w:rsidR="00000000" w:rsidDel="00000000" w:rsidP="00000000" w:rsidRDefault="00000000" w:rsidRPr="00000000" w14:paraId="00000482">
      <w:pPr>
        <w:ind w:left="0" w:firstLine="0"/>
        <w:rPr>
          <w:sz w:val="40"/>
          <w:szCs w:val="40"/>
          <w:highlight w:val="white"/>
          <w:u w:val="single"/>
        </w:rPr>
      </w:pPr>
      <w:r w:rsidDel="00000000" w:rsidR="00000000" w:rsidRPr="00000000">
        <w:rPr>
          <w:color w:val="0000ff"/>
          <w:sz w:val="40"/>
          <w:szCs w:val="40"/>
          <w:highlight w:val="white"/>
          <w:u w:val="single"/>
          <w:rtl w:val="0"/>
        </w:rPr>
        <w:t xml:space="preserve">Secure Socket Layer(SSL):</w:t>
      </w:r>
      <w:r w:rsidDel="00000000" w:rsidR="00000000" w:rsidRPr="00000000">
        <w:rPr>
          <w:rtl w:val="0"/>
        </w:rPr>
      </w:r>
    </w:p>
    <w:p w:rsidR="00000000" w:rsidDel="00000000" w:rsidP="00000000" w:rsidRDefault="00000000" w:rsidRPr="00000000" w14:paraId="00000483">
      <w:pPr>
        <w:ind w:left="0" w:firstLine="0"/>
        <w:rPr>
          <w:b w:val="1"/>
          <w:sz w:val="40"/>
          <w:szCs w:val="40"/>
          <w:highlight w:val="white"/>
          <w:u w:val="single"/>
        </w:rPr>
      </w:pPr>
      <w:r w:rsidDel="00000000" w:rsidR="00000000" w:rsidRPr="00000000">
        <w:rPr>
          <w:b w:val="1"/>
          <w:sz w:val="40"/>
          <w:szCs w:val="40"/>
          <w:highlight w:val="white"/>
          <w:u w:val="single"/>
          <w:rtl w:val="0"/>
        </w:rPr>
        <w:t xml:space="preserve">Introduction:</w:t>
      </w:r>
    </w:p>
    <w:p w:rsidR="00000000" w:rsidDel="00000000" w:rsidP="00000000" w:rsidRDefault="00000000" w:rsidRPr="00000000" w14:paraId="00000484">
      <w:pPr>
        <w:numPr>
          <w:ilvl w:val="0"/>
          <w:numId w:val="95"/>
        </w:numPr>
        <w:ind w:left="720" w:hanging="360"/>
        <w:rPr>
          <w:sz w:val="40"/>
          <w:szCs w:val="40"/>
          <w:highlight w:val="white"/>
          <w:u w:val="none"/>
        </w:rPr>
      </w:pPr>
      <w:r w:rsidDel="00000000" w:rsidR="00000000" w:rsidRPr="00000000">
        <w:rPr>
          <w:sz w:val="40"/>
          <w:szCs w:val="40"/>
          <w:highlight w:val="white"/>
          <w:rtl w:val="0"/>
        </w:rPr>
        <w:t xml:space="preserve">It is used to provide security between the web browser and the server.</w:t>
      </w:r>
    </w:p>
    <w:p w:rsidR="00000000" w:rsidDel="00000000" w:rsidP="00000000" w:rsidRDefault="00000000" w:rsidRPr="00000000" w14:paraId="00000485">
      <w:pPr>
        <w:numPr>
          <w:ilvl w:val="0"/>
          <w:numId w:val="95"/>
        </w:numPr>
        <w:ind w:left="720" w:hanging="360"/>
        <w:rPr>
          <w:sz w:val="40"/>
          <w:szCs w:val="40"/>
          <w:highlight w:val="white"/>
          <w:u w:val="none"/>
        </w:rPr>
      </w:pPr>
      <w:r w:rsidDel="00000000" w:rsidR="00000000" w:rsidRPr="00000000">
        <w:rPr>
          <w:sz w:val="40"/>
          <w:szCs w:val="40"/>
          <w:highlight w:val="white"/>
          <w:rtl w:val="0"/>
        </w:rPr>
        <w:t xml:space="preserve">It provides privacy(Confidentiality) and Data integrity which is a part of Digital signing</w:t>
      </w:r>
    </w:p>
    <w:p w:rsidR="00000000" w:rsidDel="00000000" w:rsidP="00000000" w:rsidRDefault="00000000" w:rsidRPr="00000000" w14:paraId="00000486">
      <w:pPr>
        <w:numPr>
          <w:ilvl w:val="0"/>
          <w:numId w:val="95"/>
        </w:numPr>
        <w:ind w:left="720" w:hanging="360"/>
        <w:rPr>
          <w:sz w:val="40"/>
          <w:szCs w:val="40"/>
          <w:highlight w:val="white"/>
          <w:u w:val="none"/>
        </w:rPr>
      </w:pPr>
      <w:r w:rsidDel="00000000" w:rsidR="00000000" w:rsidRPr="00000000">
        <w:rPr>
          <w:sz w:val="40"/>
          <w:szCs w:val="40"/>
          <w:highlight w:val="white"/>
          <w:rtl w:val="0"/>
        </w:rPr>
        <w:t xml:space="preserve">It encrypts the link between the server and browser a</w:t>
      </w:r>
    </w:p>
    <w:p w:rsidR="00000000" w:rsidDel="00000000" w:rsidP="00000000" w:rsidRDefault="00000000" w:rsidRPr="00000000" w14:paraId="00000487">
      <w:pPr>
        <w:numPr>
          <w:ilvl w:val="0"/>
          <w:numId w:val="95"/>
        </w:numPr>
        <w:ind w:left="720" w:hanging="360"/>
        <w:rPr>
          <w:sz w:val="40"/>
          <w:szCs w:val="40"/>
          <w:highlight w:val="white"/>
          <w:u w:val="none"/>
        </w:rPr>
      </w:pPr>
      <w:r w:rsidDel="00000000" w:rsidR="00000000" w:rsidRPr="00000000">
        <w:rPr>
          <w:sz w:val="40"/>
          <w:szCs w:val="40"/>
          <w:highlight w:val="white"/>
          <w:rtl w:val="0"/>
        </w:rPr>
        <w:t xml:space="preserve">There are 4 main protocols concerning our course: handshake, record, alert, change cipher.</w:t>
      </w:r>
    </w:p>
    <w:p w:rsidR="00000000" w:rsidDel="00000000" w:rsidP="00000000" w:rsidRDefault="00000000" w:rsidRPr="00000000" w14:paraId="00000488">
      <w:pPr>
        <w:ind w:left="0" w:firstLine="0"/>
        <w:rPr>
          <w:sz w:val="40"/>
          <w:szCs w:val="40"/>
          <w:highlight w:val="white"/>
        </w:rPr>
      </w:pPr>
      <w:r w:rsidDel="00000000" w:rsidR="00000000" w:rsidRPr="00000000">
        <w:rPr>
          <w:b w:val="1"/>
          <w:sz w:val="40"/>
          <w:szCs w:val="40"/>
          <w:highlight w:val="white"/>
          <w:u w:val="single"/>
          <w:rtl w:val="0"/>
        </w:rPr>
        <w:t xml:space="preserve">Handshake Protocol</w:t>
      </w:r>
      <w:r w:rsidDel="00000000" w:rsidR="00000000" w:rsidRPr="00000000">
        <w:rPr>
          <w:rtl w:val="0"/>
        </w:rPr>
      </w:r>
    </w:p>
    <w:p w:rsidR="00000000" w:rsidDel="00000000" w:rsidP="00000000" w:rsidRDefault="00000000" w:rsidRPr="00000000" w14:paraId="00000489">
      <w:pPr>
        <w:numPr>
          <w:ilvl w:val="0"/>
          <w:numId w:val="58"/>
        </w:numPr>
        <w:ind w:left="720" w:hanging="360"/>
        <w:rPr>
          <w:sz w:val="40"/>
          <w:szCs w:val="40"/>
          <w:highlight w:val="white"/>
          <w:u w:val="none"/>
        </w:rPr>
      </w:pPr>
      <w:r w:rsidDel="00000000" w:rsidR="00000000" w:rsidRPr="00000000">
        <w:rPr>
          <w:sz w:val="40"/>
          <w:szCs w:val="40"/>
          <w:highlight w:val="white"/>
          <w:rtl w:val="0"/>
        </w:rPr>
        <w:t xml:space="preserve">Before the communication between sender and browser can begin a process called handshaking takes place.</w:t>
      </w:r>
    </w:p>
    <w:p w:rsidR="00000000" w:rsidDel="00000000" w:rsidP="00000000" w:rsidRDefault="00000000" w:rsidRPr="00000000" w14:paraId="0000048A">
      <w:pPr>
        <w:numPr>
          <w:ilvl w:val="0"/>
          <w:numId w:val="58"/>
        </w:numPr>
        <w:ind w:left="720" w:hanging="360"/>
        <w:rPr>
          <w:sz w:val="40"/>
          <w:szCs w:val="40"/>
          <w:highlight w:val="white"/>
          <w:u w:val="none"/>
        </w:rPr>
      </w:pPr>
      <w:r w:rsidDel="00000000" w:rsidR="00000000" w:rsidRPr="00000000">
        <w:rPr>
          <w:sz w:val="40"/>
          <w:szCs w:val="40"/>
          <w:highlight w:val="white"/>
          <w:rtl w:val="0"/>
        </w:rPr>
        <w:t xml:space="preserve">SSL is a protocol that utilises asymmetric encryption, which allows the browser to verify the web server and get the public key to establish a secure connection.</w:t>
      </w:r>
    </w:p>
    <w:p w:rsidR="00000000" w:rsidDel="00000000" w:rsidP="00000000" w:rsidRDefault="00000000" w:rsidRPr="00000000" w14:paraId="0000048B">
      <w:pPr>
        <w:numPr>
          <w:ilvl w:val="0"/>
          <w:numId w:val="58"/>
        </w:numPr>
        <w:ind w:left="720" w:hanging="360"/>
        <w:rPr>
          <w:sz w:val="40"/>
          <w:szCs w:val="40"/>
          <w:highlight w:val="white"/>
          <w:u w:val="none"/>
        </w:rPr>
      </w:pPr>
      <w:r w:rsidDel="00000000" w:rsidR="00000000" w:rsidRPr="00000000">
        <w:rPr>
          <w:sz w:val="40"/>
          <w:szCs w:val="40"/>
          <w:highlight w:val="white"/>
          <w:rtl w:val="0"/>
        </w:rPr>
        <w:t xml:space="preserve">There are 4 steps to this process:</w:t>
      </w:r>
    </w:p>
    <w:p w:rsidR="00000000" w:rsidDel="00000000" w:rsidP="00000000" w:rsidRDefault="00000000" w:rsidRPr="00000000" w14:paraId="0000048C">
      <w:pPr>
        <w:numPr>
          <w:ilvl w:val="1"/>
          <w:numId w:val="58"/>
        </w:numPr>
        <w:ind w:left="1440" w:hanging="360"/>
        <w:rPr>
          <w:sz w:val="40"/>
          <w:szCs w:val="40"/>
          <w:highlight w:val="white"/>
          <w:u w:val="none"/>
        </w:rPr>
      </w:pPr>
      <w:r w:rsidDel="00000000" w:rsidR="00000000" w:rsidRPr="00000000">
        <w:rPr>
          <w:sz w:val="40"/>
          <w:szCs w:val="40"/>
          <w:highlight w:val="white"/>
          <w:rtl w:val="0"/>
        </w:rPr>
        <w:t xml:space="preserve">First the browser sends a message to the server to connect.(Phase 1)</w:t>
      </w:r>
    </w:p>
    <w:p w:rsidR="00000000" w:rsidDel="00000000" w:rsidP="00000000" w:rsidRDefault="00000000" w:rsidRPr="00000000" w14:paraId="0000048D">
      <w:pPr>
        <w:numPr>
          <w:ilvl w:val="1"/>
          <w:numId w:val="58"/>
        </w:numPr>
        <w:ind w:left="1440" w:hanging="360"/>
        <w:rPr>
          <w:sz w:val="40"/>
          <w:szCs w:val="40"/>
          <w:highlight w:val="white"/>
          <w:u w:val="none"/>
        </w:rPr>
      </w:pPr>
      <w:r w:rsidDel="00000000" w:rsidR="00000000" w:rsidRPr="00000000">
        <w:rPr>
          <w:sz w:val="40"/>
          <w:szCs w:val="40"/>
          <w:highlight w:val="white"/>
          <w:rtl w:val="0"/>
        </w:rPr>
        <w:t xml:space="preserve">The server replies to the message, by sending the SSL certificate.(Phase 2)</w:t>
      </w:r>
    </w:p>
    <w:p w:rsidR="00000000" w:rsidDel="00000000" w:rsidP="00000000" w:rsidRDefault="00000000" w:rsidRPr="00000000" w14:paraId="0000048E">
      <w:pPr>
        <w:numPr>
          <w:ilvl w:val="1"/>
          <w:numId w:val="58"/>
        </w:numPr>
        <w:ind w:left="1440" w:hanging="360"/>
        <w:rPr>
          <w:sz w:val="40"/>
          <w:szCs w:val="40"/>
          <w:highlight w:val="white"/>
          <w:u w:val="none"/>
        </w:rPr>
      </w:pPr>
      <w:r w:rsidDel="00000000" w:rsidR="00000000" w:rsidRPr="00000000">
        <w:rPr>
          <w:sz w:val="40"/>
          <w:szCs w:val="40"/>
          <w:highlight w:val="white"/>
          <w:rtl w:val="0"/>
        </w:rPr>
        <w:t xml:space="preserve">The browser now sends its public key to the server.(Phase 3)</w:t>
      </w:r>
    </w:p>
    <w:p w:rsidR="00000000" w:rsidDel="00000000" w:rsidP="00000000" w:rsidRDefault="00000000" w:rsidRPr="00000000" w14:paraId="0000048F">
      <w:pPr>
        <w:numPr>
          <w:ilvl w:val="1"/>
          <w:numId w:val="58"/>
        </w:numPr>
        <w:ind w:left="1440" w:hanging="360"/>
        <w:rPr>
          <w:sz w:val="40"/>
          <w:szCs w:val="40"/>
          <w:highlight w:val="white"/>
          <w:u w:val="none"/>
        </w:rPr>
      </w:pPr>
      <w:r w:rsidDel="00000000" w:rsidR="00000000" w:rsidRPr="00000000">
        <w:rPr>
          <w:sz w:val="40"/>
          <w:szCs w:val="40"/>
          <w:highlight w:val="white"/>
          <w:rtl w:val="0"/>
        </w:rPr>
        <w:t xml:space="preserve">The connection is now finalised.(Phase 4)</w:t>
      </w:r>
    </w:p>
    <w:p w:rsidR="00000000" w:rsidDel="00000000" w:rsidP="00000000" w:rsidRDefault="00000000" w:rsidRPr="00000000" w14:paraId="00000490">
      <w:pPr>
        <w:ind w:left="0" w:firstLine="0"/>
        <w:rPr>
          <w:sz w:val="40"/>
          <w:szCs w:val="40"/>
          <w:highlight w:val="white"/>
        </w:rPr>
      </w:pPr>
      <w:r w:rsidDel="00000000" w:rsidR="00000000" w:rsidRPr="00000000">
        <w:rPr>
          <w:rtl w:val="0"/>
        </w:rPr>
      </w:r>
    </w:p>
    <w:p w:rsidR="00000000" w:rsidDel="00000000" w:rsidP="00000000" w:rsidRDefault="00000000" w:rsidRPr="00000000" w14:paraId="00000491">
      <w:pPr>
        <w:ind w:left="1440" w:firstLine="0"/>
        <w:rPr>
          <w:sz w:val="40"/>
          <w:szCs w:val="40"/>
          <w:highlight w:val="white"/>
        </w:rPr>
      </w:pPr>
      <w:r w:rsidDel="00000000" w:rsidR="00000000" w:rsidRPr="00000000">
        <w:rPr>
          <w:rtl w:val="0"/>
        </w:rPr>
      </w:r>
    </w:p>
    <w:tbl>
      <w:tblPr>
        <w:tblStyle w:val="Table13"/>
        <w:tblW w:w="12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4879.86232972776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92">
            <w:pPr>
              <w:ind w:left="1440" w:firstLine="0"/>
              <w:rPr>
                <w:sz w:val="40"/>
                <w:szCs w:val="40"/>
                <w:highlight w:val="white"/>
              </w:rPr>
            </w:pPr>
            <w:r w:rsidDel="00000000" w:rsidR="00000000" w:rsidRPr="00000000">
              <w:rPr>
                <w:sz w:val="40"/>
                <w:szCs w:val="40"/>
                <w:highlight w:val="white"/>
              </w:rPr>
              <w:drawing>
                <wp:inline distB="114300" distT="114300" distL="114300" distR="114300">
                  <wp:extent cx="6581091" cy="3000375"/>
                  <wp:effectExtent b="0" l="0" r="0" t="0"/>
                  <wp:docPr id="3"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6581091" cy="3000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3">
      <w:pPr>
        <w:ind w:left="1440" w:firstLine="0"/>
        <w:rPr>
          <w:sz w:val="40"/>
          <w:szCs w:val="40"/>
          <w:highlight w:val="white"/>
        </w:rPr>
      </w:pPr>
      <w:r w:rsidDel="00000000" w:rsidR="00000000" w:rsidRPr="00000000">
        <w:rPr>
          <w:rtl w:val="0"/>
        </w:rPr>
      </w:r>
    </w:p>
    <w:p w:rsidR="00000000" w:rsidDel="00000000" w:rsidP="00000000" w:rsidRDefault="00000000" w:rsidRPr="00000000" w14:paraId="00000494">
      <w:pPr>
        <w:rPr>
          <w:sz w:val="40"/>
          <w:szCs w:val="40"/>
          <w:highlight w:val="white"/>
          <w:u w:val="single"/>
        </w:rPr>
      </w:pPr>
      <w:r w:rsidDel="00000000" w:rsidR="00000000" w:rsidRPr="00000000">
        <w:rPr>
          <w:color w:val="0000ff"/>
          <w:sz w:val="40"/>
          <w:szCs w:val="40"/>
          <w:highlight w:val="white"/>
          <w:u w:val="single"/>
          <w:rtl w:val="0"/>
        </w:rPr>
        <w:t xml:space="preserve">Transport Layer Security(TLS):</w:t>
      </w:r>
      <w:r w:rsidDel="00000000" w:rsidR="00000000" w:rsidRPr="00000000">
        <w:rPr>
          <w:rtl w:val="0"/>
        </w:rPr>
      </w:r>
    </w:p>
    <w:p w:rsidR="00000000" w:rsidDel="00000000" w:rsidP="00000000" w:rsidRDefault="00000000" w:rsidRPr="00000000" w14:paraId="00000495">
      <w:pPr>
        <w:rPr>
          <w:sz w:val="40"/>
          <w:szCs w:val="40"/>
          <w:highlight w:val="white"/>
        </w:rPr>
      </w:pPr>
      <w:r w:rsidDel="00000000" w:rsidR="00000000" w:rsidRPr="00000000">
        <w:rPr>
          <w:b w:val="1"/>
          <w:sz w:val="40"/>
          <w:szCs w:val="40"/>
          <w:highlight w:val="white"/>
          <w:u w:val="single"/>
          <w:rtl w:val="0"/>
        </w:rPr>
        <w:t xml:space="preserve">Introduction:</w:t>
      </w:r>
      <w:r w:rsidDel="00000000" w:rsidR="00000000" w:rsidRPr="00000000">
        <w:rPr>
          <w:rtl w:val="0"/>
        </w:rPr>
      </w:r>
    </w:p>
    <w:p w:rsidR="00000000" w:rsidDel="00000000" w:rsidP="00000000" w:rsidRDefault="00000000" w:rsidRPr="00000000" w14:paraId="00000496">
      <w:pPr>
        <w:numPr>
          <w:ilvl w:val="0"/>
          <w:numId w:val="64"/>
        </w:numPr>
        <w:ind w:left="720" w:hanging="360"/>
        <w:rPr>
          <w:sz w:val="40"/>
          <w:szCs w:val="40"/>
          <w:highlight w:val="white"/>
        </w:rPr>
      </w:pPr>
      <w:r w:rsidDel="00000000" w:rsidR="00000000" w:rsidRPr="00000000">
        <w:rPr>
          <w:sz w:val="40"/>
          <w:szCs w:val="40"/>
          <w:highlight w:val="white"/>
          <w:rtl w:val="0"/>
        </w:rPr>
        <w:t xml:space="preserve">It is a security protocol which provides data integrity and privacy communications.</w:t>
      </w:r>
    </w:p>
    <w:p w:rsidR="00000000" w:rsidDel="00000000" w:rsidP="00000000" w:rsidRDefault="00000000" w:rsidRPr="00000000" w14:paraId="00000497">
      <w:pPr>
        <w:numPr>
          <w:ilvl w:val="0"/>
          <w:numId w:val="64"/>
        </w:numPr>
        <w:ind w:left="720" w:hanging="360"/>
        <w:rPr>
          <w:sz w:val="40"/>
          <w:szCs w:val="40"/>
          <w:highlight w:val="white"/>
        </w:rPr>
      </w:pPr>
      <w:r w:rsidDel="00000000" w:rsidR="00000000" w:rsidRPr="00000000">
        <w:rPr>
          <w:sz w:val="40"/>
          <w:szCs w:val="40"/>
          <w:highlight w:val="white"/>
          <w:rtl w:val="0"/>
        </w:rPr>
        <w:t xml:space="preserve">It is an advanced version of SSL protocols</w:t>
      </w:r>
    </w:p>
    <w:p w:rsidR="00000000" w:rsidDel="00000000" w:rsidP="00000000" w:rsidRDefault="00000000" w:rsidRPr="00000000" w14:paraId="00000498">
      <w:pPr>
        <w:numPr>
          <w:ilvl w:val="0"/>
          <w:numId w:val="64"/>
        </w:numPr>
        <w:ind w:left="720" w:hanging="360"/>
        <w:rPr>
          <w:sz w:val="40"/>
          <w:szCs w:val="40"/>
          <w:highlight w:val="white"/>
          <w:u w:val="none"/>
        </w:rPr>
      </w:pPr>
      <w:r w:rsidDel="00000000" w:rsidR="00000000" w:rsidRPr="00000000">
        <w:rPr>
          <w:sz w:val="40"/>
          <w:szCs w:val="40"/>
          <w:highlight w:val="white"/>
          <w:rtl w:val="0"/>
        </w:rPr>
        <w:t xml:space="preserve">The TLS provides a secure channel between the communication of 2 applications .</w:t>
      </w:r>
    </w:p>
    <w:p w:rsidR="00000000" w:rsidDel="00000000" w:rsidP="00000000" w:rsidRDefault="00000000" w:rsidRPr="00000000" w14:paraId="00000499">
      <w:pPr>
        <w:numPr>
          <w:ilvl w:val="0"/>
          <w:numId w:val="64"/>
        </w:numPr>
        <w:ind w:left="720" w:hanging="360"/>
        <w:rPr>
          <w:sz w:val="40"/>
          <w:szCs w:val="40"/>
          <w:highlight w:val="white"/>
          <w:u w:val="none"/>
        </w:rPr>
      </w:pPr>
      <w:r w:rsidDel="00000000" w:rsidR="00000000" w:rsidRPr="00000000">
        <w:rPr>
          <w:sz w:val="40"/>
          <w:szCs w:val="40"/>
          <w:highlight w:val="white"/>
          <w:rtl w:val="0"/>
        </w:rPr>
        <w:t xml:space="preserve">There are 3 main features of theses channels:</w:t>
      </w:r>
    </w:p>
    <w:p w:rsidR="00000000" w:rsidDel="00000000" w:rsidP="00000000" w:rsidRDefault="00000000" w:rsidRPr="00000000" w14:paraId="0000049A">
      <w:pPr>
        <w:numPr>
          <w:ilvl w:val="1"/>
          <w:numId w:val="64"/>
        </w:numPr>
        <w:ind w:left="1440" w:hanging="360"/>
        <w:rPr>
          <w:sz w:val="40"/>
          <w:szCs w:val="40"/>
          <w:highlight w:val="white"/>
          <w:u w:val="none"/>
        </w:rPr>
      </w:pPr>
      <w:r w:rsidDel="00000000" w:rsidR="00000000" w:rsidRPr="00000000">
        <w:rPr>
          <w:sz w:val="40"/>
          <w:szCs w:val="40"/>
          <w:highlight w:val="white"/>
          <w:rtl w:val="0"/>
        </w:rPr>
        <w:t xml:space="preserve"> Confidentiality: No one other than the sender and receiver can see the actual data.</w:t>
      </w:r>
    </w:p>
    <w:p w:rsidR="00000000" w:rsidDel="00000000" w:rsidP="00000000" w:rsidRDefault="00000000" w:rsidRPr="00000000" w14:paraId="0000049B">
      <w:pPr>
        <w:numPr>
          <w:ilvl w:val="1"/>
          <w:numId w:val="64"/>
        </w:numPr>
        <w:ind w:left="1440" w:hanging="360"/>
        <w:rPr>
          <w:sz w:val="40"/>
          <w:szCs w:val="40"/>
          <w:highlight w:val="white"/>
          <w:u w:val="none"/>
        </w:rPr>
      </w:pPr>
      <w:r w:rsidDel="00000000" w:rsidR="00000000" w:rsidRPr="00000000">
        <w:rPr>
          <w:sz w:val="40"/>
          <w:szCs w:val="40"/>
          <w:highlight w:val="white"/>
          <w:rtl w:val="0"/>
        </w:rPr>
        <w:t xml:space="preserve">Integrity: the channel can detect any changes made to the data</w:t>
      </w:r>
    </w:p>
    <w:p w:rsidR="00000000" w:rsidDel="00000000" w:rsidP="00000000" w:rsidRDefault="00000000" w:rsidRPr="00000000" w14:paraId="0000049C">
      <w:pPr>
        <w:numPr>
          <w:ilvl w:val="1"/>
          <w:numId w:val="64"/>
        </w:numPr>
        <w:ind w:left="1440" w:hanging="360"/>
        <w:rPr>
          <w:sz w:val="40"/>
          <w:szCs w:val="40"/>
          <w:highlight w:val="white"/>
          <w:u w:val="none"/>
        </w:rPr>
      </w:pPr>
      <w:r w:rsidDel="00000000" w:rsidR="00000000" w:rsidRPr="00000000">
        <w:rPr>
          <w:sz w:val="40"/>
          <w:szCs w:val="40"/>
          <w:highlight w:val="white"/>
          <w:rtl w:val="0"/>
        </w:rPr>
        <w:t xml:space="preserve">Authentication: atleast channel needs to be authenticated.</w:t>
      </w:r>
    </w:p>
    <w:p w:rsidR="00000000" w:rsidDel="00000000" w:rsidP="00000000" w:rsidRDefault="00000000" w:rsidRPr="00000000" w14:paraId="0000049D">
      <w:pPr>
        <w:numPr>
          <w:ilvl w:val="0"/>
          <w:numId w:val="64"/>
        </w:numPr>
        <w:ind w:left="720" w:hanging="360"/>
        <w:rPr>
          <w:sz w:val="40"/>
          <w:szCs w:val="40"/>
          <w:highlight w:val="white"/>
          <w:u w:val="none"/>
        </w:rPr>
      </w:pPr>
      <w:r w:rsidDel="00000000" w:rsidR="00000000" w:rsidRPr="00000000">
        <w:rPr>
          <w:sz w:val="40"/>
          <w:szCs w:val="40"/>
          <w:highlight w:val="white"/>
          <w:rtl w:val="0"/>
        </w:rPr>
        <w:t xml:space="preserve">There are many security flaws with SSL, these were patched by the first update of TLS</w:t>
      </w:r>
    </w:p>
    <w:p w:rsidR="00000000" w:rsidDel="00000000" w:rsidP="00000000" w:rsidRDefault="00000000" w:rsidRPr="00000000" w14:paraId="0000049E">
      <w:pPr>
        <w:numPr>
          <w:ilvl w:val="0"/>
          <w:numId w:val="64"/>
        </w:numPr>
        <w:ind w:left="720" w:hanging="360"/>
        <w:rPr>
          <w:sz w:val="40"/>
          <w:szCs w:val="40"/>
          <w:highlight w:val="white"/>
          <w:u w:val="none"/>
        </w:rPr>
      </w:pPr>
      <w:r w:rsidDel="00000000" w:rsidR="00000000" w:rsidRPr="00000000">
        <w:rPr>
          <w:sz w:val="40"/>
          <w:szCs w:val="40"/>
          <w:highlight w:val="white"/>
          <w:rtl w:val="0"/>
        </w:rPr>
        <w:t xml:space="preserve">TLS also adjusts to address vulnerabilities and to improve implementation and integration capabilities.</w:t>
      </w:r>
    </w:p>
    <w:p w:rsidR="00000000" w:rsidDel="00000000" w:rsidP="00000000" w:rsidRDefault="00000000" w:rsidRPr="00000000" w14:paraId="0000049F">
      <w:pPr>
        <w:numPr>
          <w:ilvl w:val="0"/>
          <w:numId w:val="64"/>
        </w:numPr>
        <w:ind w:left="720" w:hanging="360"/>
        <w:rPr>
          <w:sz w:val="40"/>
          <w:szCs w:val="40"/>
          <w:highlight w:val="white"/>
          <w:u w:val="none"/>
        </w:rPr>
      </w:pPr>
      <w:r w:rsidDel="00000000" w:rsidR="00000000" w:rsidRPr="00000000">
        <w:rPr>
          <w:sz w:val="40"/>
          <w:szCs w:val="40"/>
          <w:highlight w:val="white"/>
          <w:rtl w:val="0"/>
        </w:rPr>
        <w:t xml:space="preserve">It Also ensures that no third party can tamper with the communication in the channel.</w:t>
      </w:r>
    </w:p>
    <w:p w:rsidR="00000000" w:rsidDel="00000000" w:rsidP="00000000" w:rsidRDefault="00000000" w:rsidRPr="00000000" w14:paraId="000004A0">
      <w:pPr>
        <w:ind w:left="0" w:firstLine="0"/>
        <w:rPr>
          <w:sz w:val="40"/>
          <w:szCs w:val="40"/>
          <w:highlight w:val="white"/>
        </w:rPr>
      </w:pPr>
      <w:r w:rsidDel="00000000" w:rsidR="00000000" w:rsidRPr="00000000">
        <w:rPr>
          <w:b w:val="1"/>
          <w:sz w:val="40"/>
          <w:szCs w:val="40"/>
          <w:highlight w:val="white"/>
          <w:u w:val="single"/>
          <w:rtl w:val="0"/>
        </w:rPr>
        <w:t xml:space="preserve">TLS Connection and Session:</w:t>
      </w:r>
      <w:r w:rsidDel="00000000" w:rsidR="00000000" w:rsidRPr="00000000">
        <w:rPr>
          <w:rtl w:val="0"/>
        </w:rPr>
      </w:r>
    </w:p>
    <w:p w:rsidR="00000000" w:rsidDel="00000000" w:rsidP="00000000" w:rsidRDefault="00000000" w:rsidRPr="00000000" w14:paraId="000004A1">
      <w:pPr>
        <w:ind w:left="0" w:firstLine="0"/>
        <w:rPr>
          <w:sz w:val="40"/>
          <w:szCs w:val="40"/>
          <w:highlight w:val="white"/>
        </w:rPr>
      </w:pPr>
      <w:r w:rsidDel="00000000" w:rsidR="00000000" w:rsidRPr="00000000">
        <w:rPr>
          <w:sz w:val="40"/>
          <w:szCs w:val="40"/>
          <w:highlight w:val="white"/>
          <w:u w:val="single"/>
          <w:rtl w:val="0"/>
        </w:rPr>
        <w:t xml:space="preserve">Session:</w:t>
      </w:r>
      <w:r w:rsidDel="00000000" w:rsidR="00000000" w:rsidRPr="00000000">
        <w:rPr>
          <w:rtl w:val="0"/>
        </w:rPr>
      </w:r>
    </w:p>
    <w:p w:rsidR="00000000" w:rsidDel="00000000" w:rsidP="00000000" w:rsidRDefault="00000000" w:rsidRPr="00000000" w14:paraId="000004A2">
      <w:pPr>
        <w:numPr>
          <w:ilvl w:val="0"/>
          <w:numId w:val="13"/>
        </w:numPr>
        <w:ind w:left="720" w:hanging="360"/>
        <w:rPr>
          <w:sz w:val="40"/>
          <w:szCs w:val="40"/>
          <w:highlight w:val="white"/>
          <w:u w:val="none"/>
        </w:rPr>
      </w:pPr>
      <w:r w:rsidDel="00000000" w:rsidR="00000000" w:rsidRPr="00000000">
        <w:rPr>
          <w:sz w:val="40"/>
          <w:szCs w:val="40"/>
          <w:highlight w:val="white"/>
          <w:rtl w:val="0"/>
        </w:rPr>
        <w:t xml:space="preserve">It is the name given to the link that is created between server and browser due to the handshake protocol.</w:t>
      </w:r>
    </w:p>
    <w:p w:rsidR="00000000" w:rsidDel="00000000" w:rsidP="00000000" w:rsidRDefault="00000000" w:rsidRPr="00000000" w14:paraId="000004A3">
      <w:pPr>
        <w:numPr>
          <w:ilvl w:val="0"/>
          <w:numId w:val="13"/>
        </w:numPr>
        <w:ind w:left="720" w:hanging="360"/>
        <w:rPr>
          <w:sz w:val="40"/>
          <w:szCs w:val="40"/>
          <w:highlight w:val="white"/>
          <w:u w:val="none"/>
        </w:rPr>
      </w:pPr>
      <w:r w:rsidDel="00000000" w:rsidR="00000000" w:rsidRPr="00000000">
        <w:rPr>
          <w:sz w:val="40"/>
          <w:szCs w:val="40"/>
          <w:highlight w:val="white"/>
          <w:rtl w:val="0"/>
        </w:rPr>
        <w:t xml:space="preserve">A session can have or share multiple connections.</w:t>
      </w:r>
    </w:p>
    <w:p w:rsidR="00000000" w:rsidDel="00000000" w:rsidP="00000000" w:rsidRDefault="00000000" w:rsidRPr="00000000" w14:paraId="000004A4">
      <w:pPr>
        <w:numPr>
          <w:ilvl w:val="0"/>
          <w:numId w:val="13"/>
        </w:numPr>
        <w:ind w:left="720" w:hanging="360"/>
        <w:rPr>
          <w:sz w:val="40"/>
          <w:szCs w:val="40"/>
          <w:highlight w:val="white"/>
          <w:u w:val="none"/>
        </w:rPr>
      </w:pPr>
      <w:r w:rsidDel="00000000" w:rsidR="00000000" w:rsidRPr="00000000">
        <w:rPr>
          <w:sz w:val="40"/>
          <w:szCs w:val="40"/>
          <w:highlight w:val="white"/>
          <w:rtl w:val="0"/>
        </w:rPr>
        <w:t xml:space="preserve">It is defined by a set of security parameters.</w:t>
      </w:r>
    </w:p>
    <w:p w:rsidR="00000000" w:rsidDel="00000000" w:rsidP="00000000" w:rsidRDefault="00000000" w:rsidRPr="00000000" w14:paraId="000004A5">
      <w:pPr>
        <w:numPr>
          <w:ilvl w:val="0"/>
          <w:numId w:val="13"/>
        </w:numPr>
        <w:ind w:left="720" w:hanging="360"/>
        <w:rPr>
          <w:sz w:val="40"/>
          <w:szCs w:val="40"/>
          <w:highlight w:val="white"/>
          <w:u w:val="none"/>
        </w:rPr>
      </w:pPr>
      <w:r w:rsidDel="00000000" w:rsidR="00000000" w:rsidRPr="00000000">
        <w:rPr>
          <w:sz w:val="40"/>
          <w:szCs w:val="40"/>
          <w:highlight w:val="white"/>
          <w:rtl w:val="0"/>
        </w:rPr>
        <w:t xml:space="preserve">The main benefit of this is that you can avoid time consuming security measures, by avoid i mean that u bypass the security parameters, but u only need to perform them once and then use them to re login every time, think of when google saves your password so u dont have to remember them. </w:t>
      </w:r>
    </w:p>
    <w:p w:rsidR="00000000" w:rsidDel="00000000" w:rsidP="00000000" w:rsidRDefault="00000000" w:rsidRPr="00000000" w14:paraId="000004A6">
      <w:pPr>
        <w:ind w:left="0" w:firstLine="0"/>
        <w:rPr>
          <w:sz w:val="40"/>
          <w:szCs w:val="40"/>
          <w:highlight w:val="white"/>
        </w:rPr>
      </w:pPr>
      <w:r w:rsidDel="00000000" w:rsidR="00000000" w:rsidRPr="00000000">
        <w:rPr>
          <w:sz w:val="40"/>
          <w:szCs w:val="40"/>
          <w:highlight w:val="white"/>
          <w:u w:val="single"/>
          <w:rtl w:val="0"/>
        </w:rPr>
        <w:t xml:space="preserve">Connection:</w:t>
      </w:r>
      <w:r w:rsidDel="00000000" w:rsidR="00000000" w:rsidRPr="00000000">
        <w:rPr>
          <w:rtl w:val="0"/>
        </w:rPr>
      </w:r>
    </w:p>
    <w:p w:rsidR="00000000" w:rsidDel="00000000" w:rsidP="00000000" w:rsidRDefault="00000000" w:rsidRPr="00000000" w14:paraId="000004A7">
      <w:pPr>
        <w:numPr>
          <w:ilvl w:val="0"/>
          <w:numId w:val="19"/>
        </w:numPr>
        <w:ind w:left="720" w:hanging="360"/>
        <w:rPr>
          <w:sz w:val="40"/>
          <w:szCs w:val="40"/>
          <w:highlight w:val="white"/>
          <w:u w:val="none"/>
        </w:rPr>
      </w:pPr>
      <w:r w:rsidDel="00000000" w:rsidR="00000000" w:rsidRPr="00000000">
        <w:rPr>
          <w:sz w:val="40"/>
          <w:szCs w:val="40"/>
          <w:highlight w:val="white"/>
          <w:rtl w:val="0"/>
        </w:rPr>
        <w:t xml:space="preserve">A TLS connection is a temporary connection.</w:t>
      </w:r>
    </w:p>
    <w:p w:rsidR="00000000" w:rsidDel="00000000" w:rsidP="00000000" w:rsidRDefault="00000000" w:rsidRPr="00000000" w14:paraId="000004A8">
      <w:pPr>
        <w:numPr>
          <w:ilvl w:val="0"/>
          <w:numId w:val="19"/>
        </w:numPr>
        <w:ind w:left="720" w:hanging="360"/>
        <w:rPr>
          <w:sz w:val="40"/>
          <w:szCs w:val="40"/>
          <w:highlight w:val="white"/>
          <w:u w:val="none"/>
        </w:rPr>
      </w:pPr>
      <w:r w:rsidDel="00000000" w:rsidR="00000000" w:rsidRPr="00000000">
        <w:rPr>
          <w:sz w:val="40"/>
          <w:szCs w:val="40"/>
          <w:highlight w:val="white"/>
          <w:rtl w:val="0"/>
        </w:rPr>
        <w:t xml:space="preserve">Each connection can only be connected to 1 session.</w:t>
      </w:r>
    </w:p>
    <w:p w:rsidR="00000000" w:rsidDel="00000000" w:rsidP="00000000" w:rsidRDefault="00000000" w:rsidRPr="00000000" w14:paraId="000004A9">
      <w:pPr>
        <w:ind w:left="0" w:firstLine="0"/>
        <w:rPr>
          <w:sz w:val="40"/>
          <w:szCs w:val="40"/>
          <w:highlight w:val="white"/>
        </w:rPr>
      </w:pPr>
      <w:r w:rsidDel="00000000" w:rsidR="00000000" w:rsidRPr="00000000">
        <w:rPr>
          <w:sz w:val="40"/>
          <w:szCs w:val="40"/>
          <w:highlight w:val="white"/>
          <w:u w:val="single"/>
          <w:rtl w:val="0"/>
        </w:rPr>
        <w:t xml:space="preserve">Difference between Session and connection</w:t>
      </w:r>
      <w:r w:rsidDel="00000000" w:rsidR="00000000" w:rsidRPr="00000000">
        <w:rPr>
          <w:rtl w:val="0"/>
        </w:rPr>
      </w:r>
    </w:p>
    <w:p w:rsidR="00000000" w:rsidDel="00000000" w:rsidP="00000000" w:rsidRDefault="00000000" w:rsidRPr="00000000" w14:paraId="000004AA">
      <w:pPr>
        <w:numPr>
          <w:ilvl w:val="0"/>
          <w:numId w:val="69"/>
        </w:numPr>
        <w:ind w:left="720" w:hanging="360"/>
        <w:rPr>
          <w:sz w:val="40"/>
          <w:szCs w:val="40"/>
          <w:u w:val="none"/>
        </w:rPr>
      </w:pPr>
      <w:r w:rsidDel="00000000" w:rsidR="00000000" w:rsidRPr="00000000">
        <w:rPr>
          <w:sz w:val="40"/>
          <w:szCs w:val="40"/>
          <w:rtl w:val="0"/>
        </w:rPr>
        <w:t xml:space="preserve">The d</w:t>
      </w:r>
      <w:r w:rsidDel="00000000" w:rsidR="00000000" w:rsidRPr="00000000">
        <w:rPr>
          <w:sz w:val="40"/>
          <w:szCs w:val="40"/>
          <w:rtl w:val="0"/>
        </w:rPr>
        <w:t xml:space="preserve">ifference between connection and session is that connection is a live communication channel, and session is a set of negotiated cryptography parameters.</w:t>
      </w:r>
    </w:p>
    <w:p w:rsidR="00000000" w:rsidDel="00000000" w:rsidP="00000000" w:rsidRDefault="00000000" w:rsidRPr="00000000" w14:paraId="000004AB">
      <w:pPr>
        <w:numPr>
          <w:ilvl w:val="0"/>
          <w:numId w:val="69"/>
        </w:numPr>
        <w:ind w:left="720" w:hanging="360"/>
        <w:rPr>
          <w:sz w:val="40"/>
          <w:szCs w:val="40"/>
        </w:rPr>
      </w:pPr>
      <w:r w:rsidDel="00000000" w:rsidR="00000000" w:rsidRPr="00000000">
        <w:rPr>
          <w:sz w:val="40"/>
          <w:szCs w:val="40"/>
          <w:rtl w:val="0"/>
        </w:rPr>
        <w:t xml:space="preserve">You can close connection, but keep the session, even store it to disk, and subsequently resume it using another connection, may be in completely different process, or even after system reboot (of course, stored session should be kept both on the client and on the server).</w:t>
      </w:r>
      <w:r w:rsidDel="00000000" w:rsidR="00000000" w:rsidRPr="00000000">
        <w:rPr>
          <w:rtl w:val="0"/>
        </w:rPr>
      </w:r>
    </w:p>
    <w:p w:rsidR="00000000" w:rsidDel="00000000" w:rsidP="00000000" w:rsidRDefault="00000000" w:rsidRPr="00000000" w14:paraId="000004AC">
      <w:pPr>
        <w:numPr>
          <w:ilvl w:val="0"/>
          <w:numId w:val="69"/>
        </w:numPr>
        <w:ind w:left="720" w:hanging="360"/>
        <w:rPr>
          <w:sz w:val="40"/>
          <w:szCs w:val="40"/>
          <w:u w:val="none"/>
        </w:rPr>
      </w:pPr>
      <w:r w:rsidDel="00000000" w:rsidR="00000000" w:rsidRPr="00000000">
        <w:rPr>
          <w:sz w:val="40"/>
          <w:szCs w:val="40"/>
          <w:rtl w:val="0"/>
        </w:rPr>
        <w:t xml:space="preserve">For example whenever you open a new website with a login page. You will enter the password and the username, chrome will save it, this will become the session, and u can login from any of your devices if they have chrome, this can be thought of as a connection.</w:t>
      </w:r>
      <w:r w:rsidDel="00000000" w:rsidR="00000000" w:rsidRPr="00000000">
        <w:rPr>
          <w:rtl w:val="0"/>
        </w:rPr>
      </w:r>
    </w:p>
    <w:p w:rsidR="00000000" w:rsidDel="00000000" w:rsidP="00000000" w:rsidRDefault="00000000" w:rsidRPr="00000000" w14:paraId="000004AD">
      <w:pPr>
        <w:ind w:left="0" w:firstLine="0"/>
        <w:rPr>
          <w:sz w:val="40"/>
          <w:szCs w:val="40"/>
          <w:highlight w:val="white"/>
          <w:u w:val="single"/>
        </w:rPr>
      </w:pPr>
      <w:r w:rsidDel="00000000" w:rsidR="00000000" w:rsidRPr="00000000">
        <w:rPr>
          <w:color w:val="0000ff"/>
          <w:sz w:val="40"/>
          <w:szCs w:val="40"/>
          <w:highlight w:val="white"/>
          <w:u w:val="single"/>
          <w:rtl w:val="0"/>
        </w:rPr>
        <w:t xml:space="preserve">IPSEC</w:t>
      </w:r>
      <w:r w:rsidDel="00000000" w:rsidR="00000000" w:rsidRPr="00000000">
        <w:rPr>
          <w:rtl w:val="0"/>
        </w:rPr>
      </w:r>
    </w:p>
    <w:p w:rsidR="00000000" w:rsidDel="00000000" w:rsidP="00000000" w:rsidRDefault="00000000" w:rsidRPr="00000000" w14:paraId="000004AE">
      <w:pPr>
        <w:numPr>
          <w:ilvl w:val="0"/>
          <w:numId w:val="112"/>
        </w:numPr>
        <w:ind w:left="720" w:hanging="360"/>
        <w:rPr>
          <w:sz w:val="40"/>
          <w:szCs w:val="40"/>
          <w:highlight w:val="white"/>
          <w:u w:val="none"/>
        </w:rPr>
      </w:pPr>
      <w:r w:rsidDel="00000000" w:rsidR="00000000" w:rsidRPr="00000000">
        <w:rPr>
          <w:sz w:val="40"/>
          <w:szCs w:val="40"/>
          <w:highlight w:val="white"/>
          <w:rtl w:val="0"/>
        </w:rPr>
        <w:t xml:space="preserve">It is a group of protocols that are used to secure connections over the internet.</w:t>
      </w:r>
    </w:p>
    <w:p w:rsidR="00000000" w:rsidDel="00000000" w:rsidP="00000000" w:rsidRDefault="00000000" w:rsidRPr="00000000" w14:paraId="000004AF">
      <w:pPr>
        <w:numPr>
          <w:ilvl w:val="0"/>
          <w:numId w:val="112"/>
        </w:numPr>
        <w:ind w:left="720" w:hanging="360"/>
        <w:rPr>
          <w:sz w:val="40"/>
          <w:szCs w:val="40"/>
          <w:highlight w:val="white"/>
          <w:u w:val="none"/>
        </w:rPr>
      </w:pPr>
      <w:r w:rsidDel="00000000" w:rsidR="00000000" w:rsidRPr="00000000">
        <w:rPr>
          <w:sz w:val="40"/>
          <w:szCs w:val="40"/>
          <w:highlight w:val="white"/>
          <w:rtl w:val="0"/>
        </w:rPr>
        <w:t xml:space="preserve">It is related to cross protocol layers.</w:t>
      </w:r>
    </w:p>
    <w:p w:rsidR="00000000" w:rsidDel="00000000" w:rsidP="00000000" w:rsidRDefault="00000000" w:rsidRPr="00000000" w14:paraId="000004B0">
      <w:pPr>
        <w:numPr>
          <w:ilvl w:val="0"/>
          <w:numId w:val="112"/>
        </w:numPr>
        <w:ind w:left="720" w:hanging="360"/>
        <w:rPr>
          <w:sz w:val="40"/>
          <w:szCs w:val="40"/>
          <w:highlight w:val="white"/>
          <w:u w:val="none"/>
        </w:rPr>
      </w:pPr>
      <w:r w:rsidDel="00000000" w:rsidR="00000000" w:rsidRPr="00000000">
        <w:rPr>
          <w:sz w:val="40"/>
          <w:szCs w:val="40"/>
          <w:highlight w:val="white"/>
          <w:rtl w:val="0"/>
        </w:rPr>
        <w:t xml:space="preserve">It has security features for IPv6 and IPv4.</w:t>
      </w:r>
    </w:p>
    <w:p w:rsidR="00000000" w:rsidDel="00000000" w:rsidP="00000000" w:rsidRDefault="00000000" w:rsidRPr="00000000" w14:paraId="000004B1">
      <w:pPr>
        <w:ind w:left="0" w:firstLine="0"/>
        <w:rPr>
          <w:sz w:val="40"/>
          <w:szCs w:val="40"/>
          <w:highlight w:val="white"/>
        </w:rPr>
      </w:pPr>
      <w:r w:rsidDel="00000000" w:rsidR="00000000" w:rsidRPr="00000000">
        <w:rPr>
          <w:b w:val="1"/>
          <w:sz w:val="40"/>
          <w:szCs w:val="40"/>
          <w:highlight w:val="white"/>
          <w:u w:val="single"/>
          <w:rtl w:val="0"/>
        </w:rPr>
        <w:t xml:space="preserve">Benefits:</w:t>
      </w:r>
      <w:r w:rsidDel="00000000" w:rsidR="00000000" w:rsidRPr="00000000">
        <w:rPr>
          <w:rtl w:val="0"/>
        </w:rPr>
      </w:r>
    </w:p>
    <w:p w:rsidR="00000000" w:rsidDel="00000000" w:rsidP="00000000" w:rsidRDefault="00000000" w:rsidRPr="00000000" w14:paraId="000004B2">
      <w:pPr>
        <w:numPr>
          <w:ilvl w:val="0"/>
          <w:numId w:val="104"/>
        </w:numPr>
        <w:ind w:left="720" w:hanging="360"/>
        <w:rPr>
          <w:sz w:val="40"/>
          <w:szCs w:val="40"/>
          <w:highlight w:val="white"/>
        </w:rPr>
      </w:pPr>
      <w:r w:rsidDel="00000000" w:rsidR="00000000" w:rsidRPr="00000000">
        <w:rPr>
          <w:sz w:val="40"/>
          <w:szCs w:val="40"/>
          <w:highlight w:val="white"/>
          <w:rtl w:val="0"/>
        </w:rPr>
        <w:t xml:space="preserve">When implemented in a firewall or router, it provides strong</w:t>
      </w:r>
    </w:p>
    <w:p w:rsidR="00000000" w:rsidDel="00000000" w:rsidP="00000000" w:rsidRDefault="00000000" w:rsidRPr="00000000" w14:paraId="000004B3">
      <w:pPr>
        <w:numPr>
          <w:ilvl w:val="0"/>
          <w:numId w:val="104"/>
        </w:numPr>
        <w:ind w:left="720" w:hanging="360"/>
        <w:rPr>
          <w:sz w:val="40"/>
          <w:szCs w:val="40"/>
          <w:highlight w:val="white"/>
        </w:rPr>
      </w:pPr>
      <w:r w:rsidDel="00000000" w:rsidR="00000000" w:rsidRPr="00000000">
        <w:rPr>
          <w:sz w:val="40"/>
          <w:szCs w:val="40"/>
          <w:highlight w:val="white"/>
          <w:rtl w:val="0"/>
        </w:rPr>
        <w:t xml:space="preserve">security to all traffic crossing the perimeter</w:t>
      </w:r>
    </w:p>
    <w:p w:rsidR="00000000" w:rsidDel="00000000" w:rsidP="00000000" w:rsidRDefault="00000000" w:rsidRPr="00000000" w14:paraId="000004B4">
      <w:pPr>
        <w:numPr>
          <w:ilvl w:val="0"/>
          <w:numId w:val="104"/>
        </w:numPr>
        <w:ind w:left="720" w:hanging="360"/>
        <w:rPr>
          <w:sz w:val="40"/>
          <w:szCs w:val="40"/>
          <w:highlight w:val="white"/>
        </w:rPr>
      </w:pPr>
      <w:r w:rsidDel="00000000" w:rsidR="00000000" w:rsidRPr="00000000">
        <w:rPr>
          <w:sz w:val="40"/>
          <w:szCs w:val="40"/>
          <w:highlight w:val="white"/>
          <w:rtl w:val="0"/>
        </w:rPr>
        <w:t xml:space="preserve">In a firewall it is resistant to bypass</w:t>
      </w:r>
    </w:p>
    <w:p w:rsidR="00000000" w:rsidDel="00000000" w:rsidP="00000000" w:rsidRDefault="00000000" w:rsidRPr="00000000" w14:paraId="000004B5">
      <w:pPr>
        <w:numPr>
          <w:ilvl w:val="0"/>
          <w:numId w:val="104"/>
        </w:numPr>
        <w:ind w:left="720" w:hanging="360"/>
        <w:rPr>
          <w:sz w:val="40"/>
          <w:szCs w:val="40"/>
          <w:highlight w:val="white"/>
        </w:rPr>
      </w:pPr>
      <w:r w:rsidDel="00000000" w:rsidR="00000000" w:rsidRPr="00000000">
        <w:rPr>
          <w:sz w:val="40"/>
          <w:szCs w:val="40"/>
          <w:highlight w:val="white"/>
          <w:rtl w:val="0"/>
        </w:rPr>
        <w:t xml:space="preserve">Below transport layer, hence transparent to applications</w:t>
      </w:r>
    </w:p>
    <w:p w:rsidR="00000000" w:rsidDel="00000000" w:rsidP="00000000" w:rsidRDefault="00000000" w:rsidRPr="00000000" w14:paraId="000004B6">
      <w:pPr>
        <w:numPr>
          <w:ilvl w:val="0"/>
          <w:numId w:val="104"/>
        </w:numPr>
        <w:ind w:left="720" w:hanging="360"/>
        <w:rPr>
          <w:sz w:val="40"/>
          <w:szCs w:val="40"/>
          <w:highlight w:val="white"/>
        </w:rPr>
      </w:pPr>
      <w:r w:rsidDel="00000000" w:rsidR="00000000" w:rsidRPr="00000000">
        <w:rPr>
          <w:sz w:val="40"/>
          <w:szCs w:val="40"/>
          <w:highlight w:val="white"/>
          <w:rtl w:val="0"/>
        </w:rPr>
        <w:t xml:space="preserve">Can be transparent to end users</w:t>
      </w:r>
    </w:p>
    <w:p w:rsidR="00000000" w:rsidDel="00000000" w:rsidP="00000000" w:rsidRDefault="00000000" w:rsidRPr="00000000" w14:paraId="000004B7">
      <w:pPr>
        <w:numPr>
          <w:ilvl w:val="0"/>
          <w:numId w:val="104"/>
        </w:numPr>
        <w:ind w:left="720" w:hanging="360"/>
        <w:rPr>
          <w:sz w:val="40"/>
          <w:szCs w:val="40"/>
          <w:highlight w:val="white"/>
        </w:rPr>
      </w:pPr>
      <w:r w:rsidDel="00000000" w:rsidR="00000000" w:rsidRPr="00000000">
        <w:rPr>
          <w:sz w:val="40"/>
          <w:szCs w:val="40"/>
          <w:highlight w:val="white"/>
          <w:rtl w:val="0"/>
        </w:rPr>
        <w:t xml:space="preserve">Can provide security for individual users</w:t>
      </w:r>
    </w:p>
    <w:p w:rsidR="00000000" w:rsidDel="00000000" w:rsidP="00000000" w:rsidRDefault="00000000" w:rsidRPr="00000000" w14:paraId="000004B8">
      <w:pPr>
        <w:numPr>
          <w:ilvl w:val="0"/>
          <w:numId w:val="104"/>
        </w:numPr>
        <w:ind w:left="720" w:hanging="360"/>
        <w:rPr>
          <w:sz w:val="40"/>
          <w:szCs w:val="40"/>
          <w:highlight w:val="white"/>
        </w:rPr>
      </w:pPr>
      <w:r w:rsidDel="00000000" w:rsidR="00000000" w:rsidRPr="00000000">
        <w:rPr>
          <w:sz w:val="40"/>
          <w:szCs w:val="40"/>
          <w:highlight w:val="white"/>
          <w:rtl w:val="0"/>
        </w:rPr>
        <w:t xml:space="preserve">Secures routing architecture</w:t>
      </w:r>
    </w:p>
    <w:p w:rsidR="00000000" w:rsidDel="00000000" w:rsidP="00000000" w:rsidRDefault="00000000" w:rsidRPr="00000000" w14:paraId="000004B9">
      <w:pPr>
        <w:ind w:left="0" w:firstLine="0"/>
        <w:rPr>
          <w:sz w:val="40"/>
          <w:szCs w:val="40"/>
          <w:highlight w:val="white"/>
        </w:rPr>
      </w:pPr>
      <w:r w:rsidDel="00000000" w:rsidR="00000000" w:rsidRPr="00000000">
        <w:rPr>
          <w:rtl w:val="0"/>
        </w:rPr>
      </w:r>
    </w:p>
    <w:p w:rsidR="00000000" w:rsidDel="00000000" w:rsidP="00000000" w:rsidRDefault="00000000" w:rsidRPr="00000000" w14:paraId="000004BA">
      <w:pPr>
        <w:ind w:left="0" w:firstLine="0"/>
        <w:rPr>
          <w:b w:val="1"/>
          <w:color w:val="202122"/>
          <w:sz w:val="40"/>
          <w:szCs w:val="40"/>
          <w:highlight w:val="white"/>
          <w:u w:val="single"/>
        </w:rPr>
      </w:pPr>
      <w:r w:rsidDel="00000000" w:rsidR="00000000" w:rsidRPr="00000000">
        <w:rPr>
          <w:rtl w:val="0"/>
        </w:rPr>
      </w:r>
    </w:p>
    <w:p w:rsidR="00000000" w:rsidDel="00000000" w:rsidP="00000000" w:rsidRDefault="00000000" w:rsidRPr="00000000" w14:paraId="000004BB">
      <w:pPr>
        <w:ind w:left="720" w:firstLine="0"/>
        <w:rPr>
          <w:color w:val="202122"/>
          <w:sz w:val="40"/>
          <w:szCs w:val="40"/>
          <w:highlight w:val="white"/>
        </w:rPr>
      </w:pPr>
      <w:r w:rsidDel="00000000" w:rsidR="00000000" w:rsidRPr="00000000">
        <w:rPr>
          <w:rtl w:val="0"/>
        </w:rPr>
      </w:r>
    </w:p>
    <w:p w:rsidR="00000000" w:rsidDel="00000000" w:rsidP="00000000" w:rsidRDefault="00000000" w:rsidRPr="00000000" w14:paraId="000004BC">
      <w:pPr>
        <w:ind w:left="0" w:firstLine="0"/>
        <w:rPr>
          <w:color w:val="202122"/>
          <w:sz w:val="40"/>
          <w:szCs w:val="40"/>
          <w:highlight w:val="white"/>
        </w:rPr>
      </w:pPr>
      <w:r w:rsidDel="00000000" w:rsidR="00000000" w:rsidRPr="00000000">
        <w:rPr>
          <w:rtl w:val="0"/>
        </w:rPr>
      </w:r>
    </w:p>
    <w:sectPr>
      <w:footerReference r:id="rId26" w:type="default"/>
      <w:pgSz w:h="15840" w:w="12240" w:orient="portrait"/>
      <w:pgMar w:bottom="1440" w:top="1260" w:left="27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jpg"/><Relationship Id="rId21" Type="http://schemas.openxmlformats.org/officeDocument/2006/relationships/image" Target="media/image15.png"/><Relationship Id="rId24" Type="http://schemas.openxmlformats.org/officeDocument/2006/relationships/image" Target="media/image16.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footer" Target="footer1.xml"/><Relationship Id="rId25" Type="http://schemas.openxmlformats.org/officeDocument/2006/relationships/image" Target="media/image14.jpg"/><Relationship Id="rId5" Type="http://schemas.openxmlformats.org/officeDocument/2006/relationships/styles" Target="styles.xml"/><Relationship Id="rId6" Type="http://schemas.openxmlformats.org/officeDocument/2006/relationships/hyperlink" Target="https://en.wikipedia.org/wiki/Specification_(technical_standard)" TargetMode="External"/><Relationship Id="rId7" Type="http://schemas.openxmlformats.org/officeDocument/2006/relationships/hyperlink" Target="https://en.wikipedia.org/wiki/Communications_protocol" TargetMode="External"/><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7.jp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9.jp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